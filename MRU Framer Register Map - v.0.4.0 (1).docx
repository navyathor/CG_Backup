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E2A0E" w14:textId="0EE48760" w:rsidR="00996B73" w:rsidRDefault="00996B73" w:rsidP="00996B73">
      <w:pPr>
        <w:pStyle w:val="Title"/>
        <w:rPr>
          <w:lang w:val="en-US"/>
        </w:rPr>
      </w:pPr>
      <w:r>
        <w:rPr>
          <w:lang w:val="en-US"/>
        </w:rPr>
        <w:t>MRU Framer Register Map</w:t>
      </w:r>
      <w:r w:rsidR="000033FA">
        <w:rPr>
          <w:lang w:val="en-US"/>
        </w:rPr>
        <w:t xml:space="preserve"> – FRAMv0.</w:t>
      </w:r>
      <w:r w:rsidR="000C55A1">
        <w:rPr>
          <w:lang w:val="en-US"/>
        </w:rPr>
        <w:t>3</w:t>
      </w:r>
      <w:r w:rsidR="000033FA">
        <w:rPr>
          <w:lang w:val="en-US"/>
        </w:rPr>
        <w:t>.0</w:t>
      </w:r>
    </w:p>
    <w:p w14:paraId="232A1401" w14:textId="77777777" w:rsidR="00996B73" w:rsidRPr="000033FA" w:rsidRDefault="00996B73">
      <w:pPr>
        <w:rPr>
          <w:lang w:val="en-US"/>
        </w:rPr>
      </w:pPr>
    </w:p>
    <w:tbl>
      <w:tblPr>
        <w:tblStyle w:val="TableGrid"/>
        <w:tblW w:w="9827" w:type="dxa"/>
        <w:tblLook w:val="04A0" w:firstRow="1" w:lastRow="0" w:firstColumn="1" w:lastColumn="0" w:noHBand="0" w:noVBand="1"/>
      </w:tblPr>
      <w:tblGrid>
        <w:gridCol w:w="950"/>
        <w:gridCol w:w="864"/>
        <w:gridCol w:w="693"/>
        <w:gridCol w:w="2834"/>
        <w:gridCol w:w="703"/>
        <w:gridCol w:w="3041"/>
        <w:gridCol w:w="742"/>
      </w:tblGrid>
      <w:tr w:rsidR="004E34C2" w14:paraId="00F62B99" w14:textId="77777777" w:rsidTr="00E13C45">
        <w:tc>
          <w:tcPr>
            <w:tcW w:w="9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4DAA12" w14:textId="77777777" w:rsidR="0020452D" w:rsidRDefault="0020452D" w:rsidP="00B76593">
            <w:pPr>
              <w:pStyle w:val="BodyText"/>
              <w:jc w:val="center"/>
            </w:pPr>
            <w:bookmarkStart w:id="0" w:name="_Hlk66303015"/>
            <w:r w:rsidRPr="002E4173">
              <w:t>Register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825DBD" w14:textId="77777777" w:rsidR="0020452D" w:rsidRDefault="0020452D" w:rsidP="00B76593">
            <w:pPr>
              <w:pStyle w:val="BodyText"/>
              <w:jc w:val="center"/>
            </w:pPr>
            <w:r w:rsidRPr="002E4173">
              <w:t>Bits</w:t>
            </w:r>
          </w:p>
        </w:tc>
        <w:tc>
          <w:tcPr>
            <w:tcW w:w="6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52F666" w14:textId="77777777" w:rsidR="0020452D" w:rsidRDefault="0020452D" w:rsidP="00B76593">
            <w:pPr>
              <w:pStyle w:val="BodyText"/>
              <w:jc w:val="center"/>
            </w:pPr>
            <w:r w:rsidRPr="002E4173">
              <w:t>Type</w:t>
            </w:r>
          </w:p>
        </w:tc>
        <w:tc>
          <w:tcPr>
            <w:tcW w:w="28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C37FA0" w14:textId="77777777" w:rsidR="0020452D" w:rsidRDefault="0020452D" w:rsidP="00B76593">
            <w:pPr>
              <w:pStyle w:val="BodyText"/>
              <w:jc w:val="center"/>
            </w:pPr>
            <w:r w:rsidRPr="002E4173">
              <w:t>Name</w:t>
            </w:r>
          </w:p>
        </w:tc>
        <w:tc>
          <w:tcPr>
            <w:tcW w:w="70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03C50F" w14:textId="77777777" w:rsidR="0020452D" w:rsidRDefault="0020452D" w:rsidP="00B76593">
            <w:pPr>
              <w:pStyle w:val="BodyText"/>
              <w:jc w:val="center"/>
            </w:pPr>
            <w:r w:rsidRPr="002E4173">
              <w:t>Bit Num</w:t>
            </w:r>
          </w:p>
        </w:tc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ABC98A" w14:textId="77777777" w:rsidR="0020452D" w:rsidRDefault="0020452D" w:rsidP="00B76593">
            <w:pPr>
              <w:pStyle w:val="BodyText"/>
              <w:jc w:val="center"/>
            </w:pPr>
            <w:r w:rsidRPr="002E4173">
              <w:t>Description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75F6017" w14:textId="77777777" w:rsidR="0020452D" w:rsidRDefault="0020452D" w:rsidP="00B76593">
            <w:pPr>
              <w:pStyle w:val="BodyText"/>
              <w:jc w:val="center"/>
            </w:pPr>
            <w:r w:rsidRPr="002E4173">
              <w:t>Value</w:t>
            </w:r>
          </w:p>
        </w:tc>
      </w:tr>
      <w:tr w:rsidR="004E34C2" w14:paraId="64E78D3A" w14:textId="77777777" w:rsidTr="00E13C45">
        <w:tc>
          <w:tcPr>
            <w:tcW w:w="950" w:type="dxa"/>
            <w:tcBorders>
              <w:top w:val="single" w:sz="12" w:space="0" w:color="auto"/>
              <w:bottom w:val="single" w:sz="12" w:space="0" w:color="auto"/>
            </w:tcBorders>
          </w:tcPr>
          <w:p w14:paraId="7EF34CDE" w14:textId="77777777" w:rsidR="0020452D" w:rsidRDefault="0020452D" w:rsidP="00B76593">
            <w:pPr>
              <w:pStyle w:val="BodyText"/>
              <w:jc w:val="center"/>
            </w:pPr>
            <w:r w:rsidRPr="00942B31">
              <w:rPr>
                <w:lang w:val="ru-RU"/>
              </w:rPr>
              <w:t>0x0</w:t>
            </w:r>
          </w:p>
        </w:tc>
        <w:tc>
          <w:tcPr>
            <w:tcW w:w="864" w:type="dxa"/>
            <w:tcBorders>
              <w:top w:val="single" w:sz="12" w:space="0" w:color="auto"/>
              <w:bottom w:val="single" w:sz="12" w:space="0" w:color="auto"/>
            </w:tcBorders>
          </w:tcPr>
          <w:p w14:paraId="56D8DB02" w14:textId="77777777" w:rsidR="0020452D" w:rsidRDefault="0020452D" w:rsidP="00B76593">
            <w:pPr>
              <w:pStyle w:val="BodyText"/>
              <w:jc w:val="center"/>
            </w:pPr>
            <w:r w:rsidRPr="00942B31">
              <w:rPr>
                <w:lang w:val="ru-RU"/>
              </w:rPr>
              <w:t>[31:0]</w:t>
            </w:r>
          </w:p>
        </w:tc>
        <w:tc>
          <w:tcPr>
            <w:tcW w:w="693" w:type="dxa"/>
            <w:tcBorders>
              <w:top w:val="single" w:sz="12" w:space="0" w:color="auto"/>
              <w:bottom w:val="single" w:sz="12" w:space="0" w:color="auto"/>
            </w:tcBorders>
          </w:tcPr>
          <w:p w14:paraId="5856B291" w14:textId="77777777" w:rsidR="0020452D" w:rsidRDefault="0020452D" w:rsidP="00B76593">
            <w:pPr>
              <w:pStyle w:val="BodyText"/>
              <w:jc w:val="center"/>
            </w:pPr>
            <w:r w:rsidRPr="00942B31">
              <w:rPr>
                <w:lang w:val="ru-RU"/>
              </w:rPr>
              <w:t>RO</w:t>
            </w:r>
          </w:p>
        </w:tc>
        <w:tc>
          <w:tcPr>
            <w:tcW w:w="2834" w:type="dxa"/>
            <w:tcBorders>
              <w:top w:val="single" w:sz="12" w:space="0" w:color="auto"/>
              <w:bottom w:val="single" w:sz="12" w:space="0" w:color="auto"/>
            </w:tcBorders>
          </w:tcPr>
          <w:p w14:paraId="110D5286" w14:textId="77777777" w:rsidR="0020452D" w:rsidRDefault="0020452D" w:rsidP="00B76593">
            <w:pPr>
              <w:pStyle w:val="BodyText"/>
            </w:pPr>
            <w:r w:rsidRPr="00942B31">
              <w:rPr>
                <w:lang w:val="ru-RU"/>
              </w:rPr>
              <w:t>IP_VERSION</w:t>
            </w:r>
          </w:p>
        </w:tc>
        <w:tc>
          <w:tcPr>
            <w:tcW w:w="703" w:type="dxa"/>
            <w:tcBorders>
              <w:top w:val="single" w:sz="12" w:space="0" w:color="auto"/>
              <w:bottom w:val="single" w:sz="12" w:space="0" w:color="auto"/>
            </w:tcBorders>
          </w:tcPr>
          <w:p w14:paraId="47239D18" w14:textId="77777777" w:rsidR="0020452D" w:rsidRDefault="0020452D" w:rsidP="00B76593">
            <w:pPr>
              <w:pStyle w:val="BodyText"/>
              <w:jc w:val="center"/>
            </w:pPr>
            <w:r>
              <w:t>32</w:t>
            </w:r>
          </w:p>
        </w:tc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</w:tcPr>
          <w:p w14:paraId="3C4E8752" w14:textId="77777777" w:rsidR="0020452D" w:rsidRPr="000C672A" w:rsidRDefault="0020452D" w:rsidP="00B76593">
            <w:pPr>
              <w:pStyle w:val="BodyText"/>
            </w:pPr>
            <w:r w:rsidRPr="000C672A">
              <w:t>IP core version in the following X.Y.Z format </w:t>
            </w:r>
          </w:p>
          <w:p w14:paraId="2BAA3A52" w14:textId="77777777" w:rsidR="0020452D" w:rsidRDefault="0020452D" w:rsidP="00B76593">
            <w:pPr>
              <w:pStyle w:val="BodyText"/>
            </w:pPr>
            <w:r w:rsidRPr="000C672A">
              <w:t>&lt;</w:t>
            </w:r>
            <w:proofErr w:type="spellStart"/>
            <w:r w:rsidRPr="000C672A">
              <w:t>Version_</w:t>
            </w:r>
            <w:proofErr w:type="gramStart"/>
            <w:r w:rsidRPr="000C672A">
              <w:t>Num</w:t>
            </w:r>
            <w:proofErr w:type="spellEnd"/>
            <w:r w:rsidRPr="000C672A">
              <w:t>[</w:t>
            </w:r>
            <w:proofErr w:type="gramEnd"/>
            <w:r w:rsidRPr="000C672A">
              <w:t xml:space="preserve">7:0], </w:t>
            </w:r>
            <w:proofErr w:type="spellStart"/>
            <w:r w:rsidRPr="000C672A">
              <w:t>Revision_Num</w:t>
            </w:r>
            <w:proofErr w:type="spellEnd"/>
            <w:r w:rsidRPr="000C672A">
              <w:t xml:space="preserve">[7:0], </w:t>
            </w:r>
            <w:proofErr w:type="spellStart"/>
            <w:r w:rsidRPr="000C672A">
              <w:t>Patch_Num</w:t>
            </w:r>
            <w:proofErr w:type="spellEnd"/>
            <w:r w:rsidRPr="000C672A">
              <w:t>[7:0]&gt;</w:t>
            </w:r>
          </w:p>
        </w:tc>
        <w:tc>
          <w:tcPr>
            <w:tcW w:w="742" w:type="dxa"/>
            <w:tcBorders>
              <w:top w:val="single" w:sz="12" w:space="0" w:color="auto"/>
              <w:bottom w:val="single" w:sz="12" w:space="0" w:color="auto"/>
            </w:tcBorders>
          </w:tcPr>
          <w:p w14:paraId="3C8C13FC" w14:textId="77777777" w:rsidR="0020452D" w:rsidRDefault="0020452D" w:rsidP="00B76593">
            <w:pPr>
              <w:pStyle w:val="BodyText"/>
            </w:pPr>
            <w:r w:rsidRPr="00942B31">
              <w:rPr>
                <w:lang w:val="ru-RU"/>
              </w:rPr>
              <w:t>n/s</w:t>
            </w:r>
          </w:p>
        </w:tc>
      </w:tr>
      <w:tr w:rsidR="004E34C2" w:rsidRPr="0020452D" w14:paraId="1F5E6E7F" w14:textId="77777777" w:rsidTr="00E13C45">
        <w:tc>
          <w:tcPr>
            <w:tcW w:w="950" w:type="dxa"/>
            <w:tcBorders>
              <w:top w:val="single" w:sz="12" w:space="0" w:color="auto"/>
            </w:tcBorders>
          </w:tcPr>
          <w:p w14:paraId="2221CC61" w14:textId="77777777" w:rsidR="0020452D" w:rsidRDefault="0020452D" w:rsidP="00B76593">
            <w:pPr>
              <w:pStyle w:val="BodyText"/>
              <w:jc w:val="center"/>
            </w:pPr>
            <w:r w:rsidRPr="339A781F">
              <w:rPr>
                <w:lang w:val="ru-RU"/>
              </w:rPr>
              <w:t>0x1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05AA64B5" w14:textId="3001DC43" w:rsidR="0020452D" w:rsidRDefault="0020452D" w:rsidP="00B76593">
            <w:pPr>
              <w:pStyle w:val="BodyText"/>
              <w:jc w:val="center"/>
            </w:pPr>
            <w:r w:rsidRPr="339A781F">
              <w:rPr>
                <w:lang w:val="ru-RU"/>
              </w:rPr>
              <w:t>[0]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74E62175" w14:textId="597569F0" w:rsidR="0020452D" w:rsidRPr="0020452D" w:rsidRDefault="0020452D" w:rsidP="00B76593">
            <w:pPr>
              <w:pStyle w:val="BodyText"/>
              <w:jc w:val="center"/>
            </w:pPr>
            <w:r w:rsidRPr="339A781F">
              <w:rPr>
                <w:lang w:val="ru-RU"/>
              </w:rPr>
              <w:t>R</w:t>
            </w:r>
            <w:r>
              <w:t>W</w:t>
            </w:r>
          </w:p>
        </w:tc>
        <w:tc>
          <w:tcPr>
            <w:tcW w:w="2834" w:type="dxa"/>
            <w:tcBorders>
              <w:top w:val="single" w:sz="12" w:space="0" w:color="auto"/>
            </w:tcBorders>
          </w:tcPr>
          <w:p w14:paraId="3B9E7E10" w14:textId="14FA628D" w:rsidR="0020452D" w:rsidRPr="0020452D" w:rsidRDefault="0020452D" w:rsidP="00B76593">
            <w:pPr>
              <w:pStyle w:val="BodyText"/>
            </w:pPr>
            <w:r>
              <w:t>KILL</w:t>
            </w:r>
          </w:p>
        </w:tc>
        <w:tc>
          <w:tcPr>
            <w:tcW w:w="703" w:type="dxa"/>
            <w:tcBorders>
              <w:top w:val="single" w:sz="12" w:space="0" w:color="auto"/>
            </w:tcBorders>
          </w:tcPr>
          <w:p w14:paraId="4A570FB1" w14:textId="076512C5" w:rsidR="0020452D" w:rsidRDefault="0020452D" w:rsidP="00B76593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  <w:tcBorders>
              <w:top w:val="single" w:sz="12" w:space="0" w:color="auto"/>
            </w:tcBorders>
          </w:tcPr>
          <w:p w14:paraId="138CBA33" w14:textId="063863D1" w:rsidR="0020452D" w:rsidRDefault="0020452D" w:rsidP="00B76593">
            <w:pPr>
              <w:pStyle w:val="BodyText"/>
              <w:rPr>
                <w:color w:val="172B4D"/>
                <w:sz w:val="21"/>
                <w:szCs w:val="21"/>
              </w:rPr>
            </w:pPr>
            <w:r w:rsidRPr="000C672A">
              <w:t xml:space="preserve">A synchronous reset of </w:t>
            </w:r>
            <w:r>
              <w:t xml:space="preserve">total </w:t>
            </w:r>
            <w:r w:rsidRPr="000C672A">
              <w:t xml:space="preserve">IP block. The high value corresponds to the reset state 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7DCC3D73" w14:textId="3C59FF2D" w:rsidR="0020452D" w:rsidRPr="0020452D" w:rsidRDefault="0020452D" w:rsidP="00B76593">
            <w:pPr>
              <w:pStyle w:val="BodyText"/>
            </w:pPr>
            <w:r>
              <w:t>0</w:t>
            </w:r>
          </w:p>
        </w:tc>
      </w:tr>
      <w:tr w:rsidR="004E34C2" w:rsidRPr="0020452D" w14:paraId="7AA7D37D" w14:textId="77777777" w:rsidTr="00E13C45">
        <w:tc>
          <w:tcPr>
            <w:tcW w:w="950" w:type="dxa"/>
          </w:tcPr>
          <w:p w14:paraId="5DD05E0D" w14:textId="05001DDE" w:rsidR="0020452D" w:rsidRPr="0020452D" w:rsidRDefault="0020452D" w:rsidP="00B76593">
            <w:pPr>
              <w:pStyle w:val="BodyText"/>
              <w:jc w:val="center"/>
            </w:pPr>
          </w:p>
        </w:tc>
        <w:tc>
          <w:tcPr>
            <w:tcW w:w="864" w:type="dxa"/>
          </w:tcPr>
          <w:p w14:paraId="1DB4FFC0" w14:textId="3F5DE2CB" w:rsidR="0020452D" w:rsidRPr="0020452D" w:rsidRDefault="0020452D" w:rsidP="00B76593">
            <w:pPr>
              <w:pStyle w:val="BodyText"/>
              <w:jc w:val="center"/>
            </w:pPr>
            <w:r>
              <w:t>[</w:t>
            </w:r>
            <w:r w:rsidR="00386396">
              <w:t>1</w:t>
            </w:r>
            <w:r>
              <w:t>]</w:t>
            </w:r>
          </w:p>
        </w:tc>
        <w:tc>
          <w:tcPr>
            <w:tcW w:w="693" w:type="dxa"/>
          </w:tcPr>
          <w:p w14:paraId="43C43939" w14:textId="68950592" w:rsidR="0020452D" w:rsidRPr="0020452D" w:rsidRDefault="0020452D" w:rsidP="00B76593">
            <w:pPr>
              <w:pStyle w:val="BodyText"/>
              <w:jc w:val="center"/>
            </w:pPr>
            <w:r>
              <w:t>RWP</w:t>
            </w:r>
          </w:p>
        </w:tc>
        <w:tc>
          <w:tcPr>
            <w:tcW w:w="2834" w:type="dxa"/>
          </w:tcPr>
          <w:p w14:paraId="59D41CB1" w14:textId="36FD01CF" w:rsidR="0020452D" w:rsidRPr="0020452D" w:rsidRDefault="0020452D" w:rsidP="00B76593">
            <w:pPr>
              <w:pStyle w:val="BodyText"/>
            </w:pPr>
            <w:r>
              <w:t>STAT_KILL</w:t>
            </w:r>
          </w:p>
        </w:tc>
        <w:tc>
          <w:tcPr>
            <w:tcW w:w="703" w:type="dxa"/>
          </w:tcPr>
          <w:p w14:paraId="395D9C1A" w14:textId="233B2AE2" w:rsidR="0020452D" w:rsidRDefault="0020452D" w:rsidP="00B76593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</w:tcPr>
          <w:p w14:paraId="573A5734" w14:textId="2918F243" w:rsidR="0020452D" w:rsidRPr="00263A92" w:rsidRDefault="0020452D" w:rsidP="00B76593">
            <w:pPr>
              <w:pStyle w:val="BodyText"/>
            </w:pPr>
            <w:r>
              <w:t>A synchronous reset of total statistic counters</w:t>
            </w:r>
          </w:p>
        </w:tc>
        <w:tc>
          <w:tcPr>
            <w:tcW w:w="742" w:type="dxa"/>
          </w:tcPr>
          <w:p w14:paraId="743043D9" w14:textId="402F91C4" w:rsidR="0020452D" w:rsidRPr="0020452D" w:rsidRDefault="00386396" w:rsidP="00B76593">
            <w:pPr>
              <w:pStyle w:val="BodyText"/>
            </w:pPr>
            <w:r>
              <w:t>0</w:t>
            </w:r>
          </w:p>
        </w:tc>
      </w:tr>
      <w:tr w:rsidR="004E34C2" w14:paraId="362AD636" w14:textId="77777777" w:rsidTr="00E13C45">
        <w:trPr>
          <w:ins w:id="1" w:author="Andrey Shevchenko" w:date="2021-01-27T23:54:00Z"/>
          <w:del w:id="2" w:author="Dmitry Kalinin" w:date="2021-02-03T11:36:00Z"/>
        </w:trPr>
        <w:tc>
          <w:tcPr>
            <w:tcW w:w="950" w:type="dxa"/>
          </w:tcPr>
          <w:p w14:paraId="136965C3" w14:textId="77777777" w:rsidR="0020452D" w:rsidRPr="0020452D" w:rsidRDefault="0020452D" w:rsidP="00B76593">
            <w:pPr>
              <w:pStyle w:val="BodyText"/>
              <w:jc w:val="center"/>
            </w:pPr>
          </w:p>
        </w:tc>
        <w:tc>
          <w:tcPr>
            <w:tcW w:w="864" w:type="dxa"/>
          </w:tcPr>
          <w:p w14:paraId="4D71AD5A" w14:textId="201ED213" w:rsidR="0020452D" w:rsidRPr="0020452D" w:rsidRDefault="0020452D" w:rsidP="00B76593">
            <w:pPr>
              <w:pStyle w:val="BodyText"/>
              <w:jc w:val="center"/>
            </w:pPr>
          </w:p>
        </w:tc>
        <w:tc>
          <w:tcPr>
            <w:tcW w:w="693" w:type="dxa"/>
          </w:tcPr>
          <w:p w14:paraId="1D14226D" w14:textId="22BF4DF7" w:rsidR="0020452D" w:rsidRPr="0020452D" w:rsidRDefault="0020452D" w:rsidP="00B76593">
            <w:pPr>
              <w:pStyle w:val="BodyText"/>
              <w:jc w:val="center"/>
            </w:pPr>
          </w:p>
        </w:tc>
        <w:tc>
          <w:tcPr>
            <w:tcW w:w="2834" w:type="dxa"/>
          </w:tcPr>
          <w:p w14:paraId="28796313" w14:textId="07AB7BAC" w:rsidR="0020452D" w:rsidRPr="0020452D" w:rsidRDefault="0020452D" w:rsidP="00B76593">
            <w:pPr>
              <w:pStyle w:val="BodyText"/>
            </w:pPr>
          </w:p>
        </w:tc>
        <w:tc>
          <w:tcPr>
            <w:tcW w:w="703" w:type="dxa"/>
          </w:tcPr>
          <w:p w14:paraId="53DAA193" w14:textId="77777777" w:rsidR="0020452D" w:rsidRDefault="0020452D" w:rsidP="00B76593">
            <w:pPr>
              <w:pStyle w:val="BodyText"/>
              <w:jc w:val="center"/>
            </w:pPr>
          </w:p>
        </w:tc>
        <w:tc>
          <w:tcPr>
            <w:tcW w:w="3041" w:type="dxa"/>
          </w:tcPr>
          <w:p w14:paraId="05755DCC" w14:textId="7405EF6E" w:rsidR="0020452D" w:rsidRPr="000C672A" w:rsidRDefault="0020452D" w:rsidP="00B76593">
            <w:pPr>
              <w:pStyle w:val="BodyText"/>
            </w:pPr>
          </w:p>
        </w:tc>
        <w:tc>
          <w:tcPr>
            <w:tcW w:w="742" w:type="dxa"/>
          </w:tcPr>
          <w:p w14:paraId="029C02FA" w14:textId="7086876A" w:rsidR="0020452D" w:rsidRPr="0020452D" w:rsidRDefault="0020452D" w:rsidP="00B76593">
            <w:pPr>
              <w:pStyle w:val="BodyText"/>
            </w:pPr>
          </w:p>
        </w:tc>
      </w:tr>
      <w:tr w:rsidR="004E34C2" w14:paraId="77BA25A5" w14:textId="77777777" w:rsidTr="00E13C45">
        <w:trPr>
          <w:ins w:id="3" w:author="Andrey Shevchenko" w:date="2021-01-27T23:54:00Z"/>
          <w:del w:id="4" w:author="Dmitry Kalinin" w:date="2021-02-03T11:36:00Z"/>
        </w:trPr>
        <w:tc>
          <w:tcPr>
            <w:tcW w:w="950" w:type="dxa"/>
          </w:tcPr>
          <w:p w14:paraId="2468A199" w14:textId="77777777" w:rsidR="0020452D" w:rsidRDefault="0020452D" w:rsidP="00B76593">
            <w:pPr>
              <w:pStyle w:val="BodyText"/>
              <w:jc w:val="center"/>
            </w:pPr>
          </w:p>
        </w:tc>
        <w:tc>
          <w:tcPr>
            <w:tcW w:w="864" w:type="dxa"/>
          </w:tcPr>
          <w:p w14:paraId="5D0C3C1A" w14:textId="7F63BFC0" w:rsidR="0020452D" w:rsidRPr="0020452D" w:rsidRDefault="0020452D" w:rsidP="00B76593">
            <w:pPr>
              <w:pStyle w:val="BodyText"/>
              <w:jc w:val="center"/>
            </w:pPr>
          </w:p>
        </w:tc>
        <w:tc>
          <w:tcPr>
            <w:tcW w:w="693" w:type="dxa"/>
          </w:tcPr>
          <w:p w14:paraId="396AA343" w14:textId="7ADCB048" w:rsidR="0020452D" w:rsidRPr="0020452D" w:rsidRDefault="0020452D" w:rsidP="00B76593">
            <w:pPr>
              <w:pStyle w:val="BodyText"/>
              <w:jc w:val="center"/>
            </w:pPr>
          </w:p>
        </w:tc>
        <w:tc>
          <w:tcPr>
            <w:tcW w:w="2834" w:type="dxa"/>
          </w:tcPr>
          <w:p w14:paraId="4B0617CF" w14:textId="58B438C5" w:rsidR="0020452D" w:rsidRPr="0020452D" w:rsidRDefault="0020452D" w:rsidP="00B76593">
            <w:pPr>
              <w:pStyle w:val="BodyText"/>
            </w:pPr>
          </w:p>
        </w:tc>
        <w:tc>
          <w:tcPr>
            <w:tcW w:w="703" w:type="dxa"/>
          </w:tcPr>
          <w:p w14:paraId="43CC2B34" w14:textId="77777777" w:rsidR="0020452D" w:rsidRDefault="0020452D" w:rsidP="00B76593">
            <w:pPr>
              <w:pStyle w:val="BodyText"/>
              <w:jc w:val="center"/>
            </w:pPr>
          </w:p>
        </w:tc>
        <w:tc>
          <w:tcPr>
            <w:tcW w:w="3041" w:type="dxa"/>
          </w:tcPr>
          <w:p w14:paraId="0AA23CEA" w14:textId="6AE1FE11" w:rsidR="0020452D" w:rsidRPr="000C672A" w:rsidRDefault="0020452D" w:rsidP="00B76593">
            <w:pPr>
              <w:pStyle w:val="BodyText"/>
            </w:pPr>
          </w:p>
        </w:tc>
        <w:tc>
          <w:tcPr>
            <w:tcW w:w="742" w:type="dxa"/>
          </w:tcPr>
          <w:p w14:paraId="0D079A61" w14:textId="596DF878" w:rsidR="0020452D" w:rsidRPr="0020452D" w:rsidRDefault="0020452D" w:rsidP="00B76593">
            <w:pPr>
              <w:pStyle w:val="BodyText"/>
            </w:pPr>
          </w:p>
        </w:tc>
      </w:tr>
      <w:tr w:rsidR="004E34C2" w:rsidRPr="0020452D" w14:paraId="69BFCE06" w14:textId="77777777" w:rsidTr="00E13C45">
        <w:tc>
          <w:tcPr>
            <w:tcW w:w="950" w:type="dxa"/>
            <w:tcBorders>
              <w:top w:val="single" w:sz="12" w:space="0" w:color="auto"/>
            </w:tcBorders>
          </w:tcPr>
          <w:p w14:paraId="689CCA32" w14:textId="215A00CD" w:rsidR="00E5022D" w:rsidRPr="00E5022D" w:rsidRDefault="00E5022D" w:rsidP="00E5022D">
            <w:pPr>
              <w:pStyle w:val="BodyText"/>
              <w:jc w:val="center"/>
            </w:pPr>
            <w:r>
              <w:rPr>
                <w:lang w:val="ru-RU"/>
              </w:rPr>
              <w:t>0</w:t>
            </w:r>
            <w:r>
              <w:t>x2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6205DEB7" w14:textId="230D3953" w:rsidR="00E5022D" w:rsidRPr="0020452D" w:rsidRDefault="00E5022D" w:rsidP="00E5022D">
            <w:pPr>
              <w:pStyle w:val="BodyText"/>
              <w:jc w:val="center"/>
            </w:pPr>
            <w:r>
              <w:t>[0]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163E0AAB" w14:textId="7DF809C5" w:rsidR="00E5022D" w:rsidRPr="0020452D" w:rsidRDefault="00E5022D" w:rsidP="00E5022D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  <w:tcBorders>
              <w:top w:val="single" w:sz="12" w:space="0" w:color="auto"/>
            </w:tcBorders>
          </w:tcPr>
          <w:p w14:paraId="652C0315" w14:textId="1E73BDEB" w:rsidR="00E5022D" w:rsidRPr="00B76593" w:rsidRDefault="00386396" w:rsidP="00E5022D">
            <w:pPr>
              <w:pStyle w:val="BodyText"/>
            </w:pPr>
            <w:r>
              <w:t>NEXT_FRAME_IRQ</w:t>
            </w:r>
            <w:r w:rsidR="00B76593">
              <w:t>_EN</w:t>
            </w:r>
          </w:p>
        </w:tc>
        <w:tc>
          <w:tcPr>
            <w:tcW w:w="703" w:type="dxa"/>
            <w:tcBorders>
              <w:top w:val="single" w:sz="12" w:space="0" w:color="auto"/>
            </w:tcBorders>
          </w:tcPr>
          <w:p w14:paraId="647F28F9" w14:textId="52683A6D" w:rsidR="00E5022D" w:rsidRDefault="00B76593" w:rsidP="00E5022D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  <w:tcBorders>
              <w:top w:val="single" w:sz="12" w:space="0" w:color="auto"/>
            </w:tcBorders>
          </w:tcPr>
          <w:p w14:paraId="7D53CB52" w14:textId="3319E0F5" w:rsidR="00E5022D" w:rsidRPr="000C672A" w:rsidRDefault="00B76593" w:rsidP="00E5022D">
            <w:pPr>
              <w:pStyle w:val="BodyText"/>
            </w:pPr>
            <w:r>
              <w:t xml:space="preserve">Enable </w:t>
            </w:r>
            <w:r w:rsidR="00386396">
              <w:t>interrupt of next frame event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12ABF417" w14:textId="241D00F5" w:rsidR="00E5022D" w:rsidRPr="0020452D" w:rsidRDefault="00B76593" w:rsidP="00E5022D">
            <w:pPr>
              <w:pStyle w:val="BodyText"/>
            </w:pPr>
            <w:r>
              <w:t>0</w:t>
            </w:r>
          </w:p>
        </w:tc>
      </w:tr>
      <w:tr w:rsidR="004E34C2" w:rsidRPr="0020452D" w14:paraId="54B9F2F7" w14:textId="77777777" w:rsidTr="00E13C45">
        <w:tc>
          <w:tcPr>
            <w:tcW w:w="950" w:type="dxa"/>
          </w:tcPr>
          <w:p w14:paraId="7E4FBACE" w14:textId="3DEE6DDC" w:rsidR="00E5022D" w:rsidRPr="0020452D" w:rsidRDefault="00E5022D" w:rsidP="00E5022D">
            <w:pPr>
              <w:pStyle w:val="BodyText"/>
              <w:jc w:val="center"/>
            </w:pPr>
          </w:p>
        </w:tc>
        <w:tc>
          <w:tcPr>
            <w:tcW w:w="864" w:type="dxa"/>
          </w:tcPr>
          <w:p w14:paraId="53BE6FFD" w14:textId="0A9C7002" w:rsidR="00E5022D" w:rsidRPr="0020452D" w:rsidRDefault="00386396" w:rsidP="00E5022D">
            <w:pPr>
              <w:pStyle w:val="BodyText"/>
              <w:jc w:val="center"/>
            </w:pPr>
            <w:r>
              <w:t>[1]</w:t>
            </w:r>
          </w:p>
        </w:tc>
        <w:tc>
          <w:tcPr>
            <w:tcW w:w="693" w:type="dxa"/>
          </w:tcPr>
          <w:p w14:paraId="4BDB2031" w14:textId="7B1A726F" w:rsidR="00E5022D" w:rsidRPr="0020452D" w:rsidRDefault="00386396" w:rsidP="00E5022D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</w:tcPr>
          <w:p w14:paraId="306EC521" w14:textId="546B93C3" w:rsidR="00E5022D" w:rsidRPr="0020452D" w:rsidRDefault="00386396" w:rsidP="00E5022D">
            <w:pPr>
              <w:pStyle w:val="BodyText"/>
            </w:pPr>
            <w:r>
              <w:t>NEXT_FRAME_IRQ_RST</w:t>
            </w:r>
          </w:p>
        </w:tc>
        <w:tc>
          <w:tcPr>
            <w:tcW w:w="703" w:type="dxa"/>
          </w:tcPr>
          <w:p w14:paraId="248D47D9" w14:textId="3E1087C4" w:rsidR="00E5022D" w:rsidRDefault="00386396" w:rsidP="00E5022D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</w:tcPr>
          <w:p w14:paraId="5B0A26E6" w14:textId="1B49A729" w:rsidR="00E5022D" w:rsidRPr="000C672A" w:rsidRDefault="00386396" w:rsidP="00E5022D">
            <w:pPr>
              <w:pStyle w:val="BodyText"/>
            </w:pPr>
            <w:r>
              <w:t>Reset next frame interrupt</w:t>
            </w:r>
          </w:p>
        </w:tc>
        <w:tc>
          <w:tcPr>
            <w:tcW w:w="742" w:type="dxa"/>
          </w:tcPr>
          <w:p w14:paraId="2F8321F1" w14:textId="0D26BE5D" w:rsidR="00E5022D" w:rsidRPr="0020452D" w:rsidRDefault="00386396" w:rsidP="00E5022D">
            <w:pPr>
              <w:pStyle w:val="BodyText"/>
            </w:pPr>
            <w:r>
              <w:t>0</w:t>
            </w:r>
          </w:p>
        </w:tc>
      </w:tr>
      <w:tr w:rsidR="004E34C2" w:rsidRPr="0020452D" w14:paraId="71DD4EF7" w14:textId="77777777" w:rsidTr="00E13C45">
        <w:tc>
          <w:tcPr>
            <w:tcW w:w="950" w:type="dxa"/>
          </w:tcPr>
          <w:p w14:paraId="7CAAD474" w14:textId="228CB39E" w:rsidR="00E5022D" w:rsidRPr="0020452D" w:rsidRDefault="00E5022D" w:rsidP="00E5022D">
            <w:pPr>
              <w:pStyle w:val="BodyText"/>
              <w:jc w:val="center"/>
            </w:pPr>
          </w:p>
        </w:tc>
        <w:tc>
          <w:tcPr>
            <w:tcW w:w="864" w:type="dxa"/>
          </w:tcPr>
          <w:p w14:paraId="40A56778" w14:textId="42E1C12A" w:rsidR="00E5022D" w:rsidRPr="0020452D" w:rsidRDefault="00386396" w:rsidP="00E5022D">
            <w:pPr>
              <w:pStyle w:val="BodyText"/>
              <w:jc w:val="center"/>
            </w:pPr>
            <w:r>
              <w:t>[2]</w:t>
            </w:r>
          </w:p>
        </w:tc>
        <w:tc>
          <w:tcPr>
            <w:tcW w:w="693" w:type="dxa"/>
          </w:tcPr>
          <w:p w14:paraId="247F2DDA" w14:textId="754955DF" w:rsidR="00E5022D" w:rsidRPr="0020452D" w:rsidRDefault="00386396" w:rsidP="00E5022D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</w:tcPr>
          <w:p w14:paraId="3E0ED412" w14:textId="11518C3B" w:rsidR="00E5022D" w:rsidRPr="0020452D" w:rsidRDefault="00386396" w:rsidP="00E5022D">
            <w:pPr>
              <w:pStyle w:val="BodyText"/>
            </w:pPr>
            <w:r>
              <w:t>AXI4L_BRESP_IRQ_EN</w:t>
            </w:r>
          </w:p>
        </w:tc>
        <w:tc>
          <w:tcPr>
            <w:tcW w:w="703" w:type="dxa"/>
          </w:tcPr>
          <w:p w14:paraId="59EA8224" w14:textId="007D64BE" w:rsidR="00E5022D" w:rsidRDefault="00386396" w:rsidP="00E5022D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</w:tcPr>
          <w:p w14:paraId="148F837C" w14:textId="29058831" w:rsidR="00E5022D" w:rsidRPr="00263A92" w:rsidRDefault="00386396" w:rsidP="00E5022D">
            <w:pPr>
              <w:pStyle w:val="BodyText"/>
            </w:pPr>
            <w:r>
              <w:t>AXI4-lite BRESP interrupt enable</w:t>
            </w:r>
          </w:p>
        </w:tc>
        <w:tc>
          <w:tcPr>
            <w:tcW w:w="742" w:type="dxa"/>
          </w:tcPr>
          <w:p w14:paraId="60B3EECE" w14:textId="2568795F" w:rsidR="00E5022D" w:rsidRPr="0020452D" w:rsidRDefault="00386396" w:rsidP="00E5022D">
            <w:pPr>
              <w:pStyle w:val="BodyText"/>
            </w:pPr>
            <w:r>
              <w:t>0</w:t>
            </w:r>
          </w:p>
        </w:tc>
      </w:tr>
      <w:tr w:rsidR="004E34C2" w:rsidRPr="0020452D" w14:paraId="6640CDBA" w14:textId="77777777" w:rsidTr="00E13C45">
        <w:tc>
          <w:tcPr>
            <w:tcW w:w="950" w:type="dxa"/>
          </w:tcPr>
          <w:p w14:paraId="522B5CC7" w14:textId="0C3D97A2" w:rsidR="00E5022D" w:rsidRDefault="00E5022D" w:rsidP="00E5022D">
            <w:pPr>
              <w:pStyle w:val="BodyText"/>
              <w:jc w:val="center"/>
            </w:pPr>
          </w:p>
        </w:tc>
        <w:tc>
          <w:tcPr>
            <w:tcW w:w="864" w:type="dxa"/>
          </w:tcPr>
          <w:p w14:paraId="7E0B343D" w14:textId="00889FD1" w:rsidR="00E5022D" w:rsidRPr="0020452D" w:rsidRDefault="00386396" w:rsidP="00E5022D">
            <w:pPr>
              <w:pStyle w:val="BodyText"/>
              <w:jc w:val="center"/>
            </w:pPr>
            <w:r>
              <w:t>[3]</w:t>
            </w:r>
          </w:p>
        </w:tc>
        <w:tc>
          <w:tcPr>
            <w:tcW w:w="693" w:type="dxa"/>
          </w:tcPr>
          <w:p w14:paraId="43742C1E" w14:textId="0836F72D" w:rsidR="00E5022D" w:rsidRPr="00FE4DB9" w:rsidRDefault="00386396" w:rsidP="00E5022D">
            <w:pPr>
              <w:pStyle w:val="BodyText"/>
              <w:jc w:val="center"/>
            </w:pPr>
            <w:r>
              <w:t>RW</w:t>
            </w:r>
            <w:r w:rsidR="00AC3C53">
              <w:t>P</w:t>
            </w:r>
          </w:p>
        </w:tc>
        <w:tc>
          <w:tcPr>
            <w:tcW w:w="2834" w:type="dxa"/>
          </w:tcPr>
          <w:p w14:paraId="5ACD60F3" w14:textId="249B0E80" w:rsidR="00E5022D" w:rsidRDefault="00386396" w:rsidP="00E5022D">
            <w:pPr>
              <w:pStyle w:val="BodyText"/>
            </w:pPr>
            <w:r>
              <w:t>AXI4L_BRESP_IRQ_RST</w:t>
            </w:r>
          </w:p>
        </w:tc>
        <w:tc>
          <w:tcPr>
            <w:tcW w:w="703" w:type="dxa"/>
          </w:tcPr>
          <w:p w14:paraId="140D3341" w14:textId="7BD54687" w:rsidR="00E5022D" w:rsidRDefault="00386396" w:rsidP="00E5022D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</w:tcPr>
          <w:p w14:paraId="59740A72" w14:textId="7B0FBA3C" w:rsidR="00E5022D" w:rsidRDefault="00386396" w:rsidP="00E5022D">
            <w:pPr>
              <w:pStyle w:val="BodyText"/>
            </w:pPr>
            <w:r>
              <w:t>Reset AXI4-lite BRESP interrupt</w:t>
            </w:r>
          </w:p>
        </w:tc>
        <w:tc>
          <w:tcPr>
            <w:tcW w:w="742" w:type="dxa"/>
          </w:tcPr>
          <w:p w14:paraId="4597A925" w14:textId="340508CE" w:rsidR="00E5022D" w:rsidRPr="0020452D" w:rsidRDefault="00386396" w:rsidP="00E5022D">
            <w:pPr>
              <w:pStyle w:val="BodyText"/>
            </w:pPr>
            <w:r>
              <w:t>0</w:t>
            </w:r>
          </w:p>
        </w:tc>
      </w:tr>
      <w:tr w:rsidR="004E34C2" w:rsidRPr="00386396" w14:paraId="379F7842" w14:textId="77777777" w:rsidTr="00E13C45">
        <w:tc>
          <w:tcPr>
            <w:tcW w:w="950" w:type="dxa"/>
            <w:tcBorders>
              <w:bottom w:val="single" w:sz="12" w:space="0" w:color="auto"/>
            </w:tcBorders>
          </w:tcPr>
          <w:p w14:paraId="69DF7BF9" w14:textId="77777777" w:rsidR="00386396" w:rsidRDefault="00386396" w:rsidP="00E5022D">
            <w:pPr>
              <w:pStyle w:val="BodyText"/>
              <w:jc w:val="center"/>
            </w:pP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3DA3F612" w14:textId="77777777" w:rsidR="00386396" w:rsidRDefault="00386396" w:rsidP="00E5022D">
            <w:pPr>
              <w:pStyle w:val="BodyText"/>
              <w:jc w:val="center"/>
            </w:pP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5623EF9F" w14:textId="77777777" w:rsidR="00386396" w:rsidRDefault="00386396" w:rsidP="00E5022D">
            <w:pPr>
              <w:pStyle w:val="BodyText"/>
              <w:jc w:val="center"/>
            </w:pPr>
          </w:p>
        </w:tc>
        <w:tc>
          <w:tcPr>
            <w:tcW w:w="2834" w:type="dxa"/>
            <w:tcBorders>
              <w:bottom w:val="single" w:sz="12" w:space="0" w:color="auto"/>
            </w:tcBorders>
          </w:tcPr>
          <w:p w14:paraId="3BAC93DC" w14:textId="77777777" w:rsidR="00386396" w:rsidRDefault="00386396" w:rsidP="00E5022D">
            <w:pPr>
              <w:pStyle w:val="BodyText"/>
            </w:pPr>
          </w:p>
        </w:tc>
        <w:tc>
          <w:tcPr>
            <w:tcW w:w="703" w:type="dxa"/>
            <w:tcBorders>
              <w:bottom w:val="single" w:sz="12" w:space="0" w:color="auto"/>
            </w:tcBorders>
          </w:tcPr>
          <w:p w14:paraId="66B12461" w14:textId="77777777" w:rsidR="00386396" w:rsidRDefault="00386396" w:rsidP="00E5022D">
            <w:pPr>
              <w:pStyle w:val="BodyText"/>
              <w:jc w:val="center"/>
            </w:pPr>
          </w:p>
        </w:tc>
        <w:tc>
          <w:tcPr>
            <w:tcW w:w="3041" w:type="dxa"/>
            <w:tcBorders>
              <w:bottom w:val="single" w:sz="12" w:space="0" w:color="auto"/>
            </w:tcBorders>
          </w:tcPr>
          <w:p w14:paraId="34CD85B0" w14:textId="77777777" w:rsidR="00386396" w:rsidRDefault="00386396" w:rsidP="00E5022D">
            <w:pPr>
              <w:pStyle w:val="BodyText"/>
            </w:pPr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4B8E92B8" w14:textId="77777777" w:rsidR="00386396" w:rsidRPr="0020452D" w:rsidRDefault="00386396" w:rsidP="00E5022D">
            <w:pPr>
              <w:pStyle w:val="BodyText"/>
            </w:pPr>
          </w:p>
        </w:tc>
      </w:tr>
      <w:tr w:rsidR="004E34C2" w:rsidRPr="009F3556" w14:paraId="0F17046E" w14:textId="77777777" w:rsidTr="00E13C45">
        <w:tc>
          <w:tcPr>
            <w:tcW w:w="950" w:type="dxa"/>
            <w:tcBorders>
              <w:top w:val="single" w:sz="12" w:space="0" w:color="auto"/>
            </w:tcBorders>
          </w:tcPr>
          <w:p w14:paraId="5F2137E1" w14:textId="3DAE344F" w:rsidR="00E5022D" w:rsidRPr="00CC2307" w:rsidRDefault="00CC2307" w:rsidP="00E5022D">
            <w:pPr>
              <w:pStyle w:val="BodyText"/>
              <w:jc w:val="center"/>
            </w:pPr>
            <w:r>
              <w:rPr>
                <w:lang w:val="ru-RU"/>
              </w:rPr>
              <w:t>0</w:t>
            </w:r>
            <w:r>
              <w:t>x</w:t>
            </w:r>
            <w:r w:rsidR="00FE4DB9">
              <w:t>3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2487D856" w14:textId="16854D22" w:rsidR="00E5022D" w:rsidRPr="0020452D" w:rsidRDefault="00CC2307" w:rsidP="00E5022D">
            <w:pPr>
              <w:pStyle w:val="BodyText"/>
              <w:jc w:val="center"/>
            </w:pPr>
            <w:r>
              <w:t>[0]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63341F5B" w14:textId="703C8825" w:rsidR="00E5022D" w:rsidRPr="0020452D" w:rsidRDefault="00CC2307" w:rsidP="00E5022D">
            <w:pPr>
              <w:pStyle w:val="BodyText"/>
              <w:jc w:val="center"/>
            </w:pPr>
            <w:r>
              <w:t>R</w:t>
            </w:r>
            <w:r w:rsidR="00FE4DB9">
              <w:t>W</w:t>
            </w:r>
          </w:p>
        </w:tc>
        <w:tc>
          <w:tcPr>
            <w:tcW w:w="2834" w:type="dxa"/>
            <w:tcBorders>
              <w:top w:val="single" w:sz="12" w:space="0" w:color="auto"/>
            </w:tcBorders>
          </w:tcPr>
          <w:p w14:paraId="61A3D061" w14:textId="2BA9A1A5" w:rsidR="00E5022D" w:rsidRDefault="00FE4DB9" w:rsidP="00E5022D">
            <w:pPr>
              <w:pStyle w:val="BodyText"/>
            </w:pPr>
            <w:r>
              <w:t>INT_RTC_EN</w:t>
            </w:r>
          </w:p>
        </w:tc>
        <w:tc>
          <w:tcPr>
            <w:tcW w:w="703" w:type="dxa"/>
            <w:tcBorders>
              <w:top w:val="single" w:sz="12" w:space="0" w:color="auto"/>
            </w:tcBorders>
          </w:tcPr>
          <w:p w14:paraId="647E0FC6" w14:textId="2F2E14A4" w:rsidR="00E5022D" w:rsidRDefault="00FE4DB9" w:rsidP="00E5022D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  <w:tcBorders>
              <w:top w:val="single" w:sz="12" w:space="0" w:color="auto"/>
            </w:tcBorders>
          </w:tcPr>
          <w:p w14:paraId="53300668" w14:textId="09485C56" w:rsidR="00E5022D" w:rsidRDefault="00FE4DB9" w:rsidP="00E5022D">
            <w:pPr>
              <w:pStyle w:val="BodyText"/>
            </w:pPr>
            <w:r>
              <w:t>Enable internal RTC usage for next frame generating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6B3298A6" w14:textId="55F8AC0E" w:rsidR="00E5022D" w:rsidRPr="0020452D" w:rsidRDefault="00F22B55" w:rsidP="00E5022D">
            <w:pPr>
              <w:pStyle w:val="BodyText"/>
            </w:pPr>
            <w:r>
              <w:t>0</w:t>
            </w:r>
          </w:p>
        </w:tc>
      </w:tr>
      <w:tr w:rsidR="004E34C2" w:rsidRPr="00E13C45" w14:paraId="382EABE4" w14:textId="77777777" w:rsidTr="0032013C">
        <w:tc>
          <w:tcPr>
            <w:tcW w:w="950" w:type="dxa"/>
            <w:shd w:val="clear" w:color="auto" w:fill="FFF2CC" w:themeFill="accent4" w:themeFillTint="33"/>
          </w:tcPr>
          <w:p w14:paraId="0111A7A3" w14:textId="06CBCB42" w:rsidR="00E5022D" w:rsidRDefault="00E5022D" w:rsidP="00E5022D">
            <w:pPr>
              <w:pStyle w:val="BodyText"/>
              <w:jc w:val="center"/>
            </w:pPr>
          </w:p>
        </w:tc>
        <w:tc>
          <w:tcPr>
            <w:tcW w:w="864" w:type="dxa"/>
            <w:shd w:val="clear" w:color="auto" w:fill="FFF2CC" w:themeFill="accent4" w:themeFillTint="33"/>
          </w:tcPr>
          <w:p w14:paraId="724EB9B0" w14:textId="28089357" w:rsidR="00E5022D" w:rsidRPr="0020452D" w:rsidRDefault="00FE4DB9" w:rsidP="00E5022D">
            <w:pPr>
              <w:pStyle w:val="BodyText"/>
              <w:jc w:val="center"/>
            </w:pPr>
            <w:r>
              <w:t>[</w:t>
            </w:r>
            <w:r w:rsidR="002627FA">
              <w:t>2</w:t>
            </w:r>
            <w:r>
              <w:t>5:1]</w:t>
            </w:r>
          </w:p>
        </w:tc>
        <w:tc>
          <w:tcPr>
            <w:tcW w:w="693" w:type="dxa"/>
            <w:shd w:val="clear" w:color="auto" w:fill="FFF2CC" w:themeFill="accent4" w:themeFillTint="33"/>
          </w:tcPr>
          <w:p w14:paraId="336525FC" w14:textId="7C5A0455" w:rsidR="00E5022D" w:rsidRPr="0020452D" w:rsidRDefault="00FE4DB9" w:rsidP="00E5022D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  <w:shd w:val="clear" w:color="auto" w:fill="FFF2CC" w:themeFill="accent4" w:themeFillTint="33"/>
          </w:tcPr>
          <w:p w14:paraId="4A6F149B" w14:textId="703CDF23" w:rsidR="00E5022D" w:rsidRDefault="00FE4DB9" w:rsidP="00E5022D">
            <w:pPr>
              <w:pStyle w:val="BodyText"/>
            </w:pPr>
            <w:r>
              <w:t>INT_RTC_PERIOD</w:t>
            </w:r>
          </w:p>
        </w:tc>
        <w:tc>
          <w:tcPr>
            <w:tcW w:w="703" w:type="dxa"/>
            <w:shd w:val="clear" w:color="auto" w:fill="FFF2CC" w:themeFill="accent4" w:themeFillTint="33"/>
          </w:tcPr>
          <w:p w14:paraId="227652E8" w14:textId="55539FDF" w:rsidR="00E5022D" w:rsidRDefault="002627FA" w:rsidP="00E5022D">
            <w:pPr>
              <w:pStyle w:val="BodyText"/>
              <w:jc w:val="center"/>
            </w:pPr>
            <w:r>
              <w:t>25</w:t>
            </w:r>
          </w:p>
        </w:tc>
        <w:tc>
          <w:tcPr>
            <w:tcW w:w="3041" w:type="dxa"/>
            <w:shd w:val="clear" w:color="auto" w:fill="FFF2CC" w:themeFill="accent4" w:themeFillTint="33"/>
          </w:tcPr>
          <w:p w14:paraId="1442128A" w14:textId="0C89DC0A" w:rsidR="00E5022D" w:rsidRDefault="00FE4DB9" w:rsidP="00E5022D">
            <w:pPr>
              <w:pStyle w:val="BodyText"/>
            </w:pPr>
            <w:r>
              <w:t>Period of internal RTC calculated</w:t>
            </w:r>
            <w:r w:rsidR="00B33612">
              <w:t xml:space="preserve"> in fixed point format</w:t>
            </w:r>
            <w:r>
              <w:t xml:space="preserve"> as </w:t>
            </w:r>
            <w:proofErr w:type="gramStart"/>
            <w:r w:rsidRPr="00FE4DB9">
              <w:rPr>
                <w:i/>
                <w:iCs/>
              </w:rPr>
              <w:t>round(</w:t>
            </w:r>
            <w:proofErr w:type="gramEnd"/>
            <w:r w:rsidRPr="00FE4DB9">
              <w:rPr>
                <w:i/>
                <w:iCs/>
              </w:rPr>
              <w:t>T</w:t>
            </w:r>
            <w:r w:rsidRPr="00FE4DB9">
              <w:rPr>
                <w:i/>
                <w:iCs/>
                <w:vertAlign w:val="subscript"/>
              </w:rPr>
              <w:t>flp_ns</w:t>
            </w:r>
            <w:r w:rsidR="00B33612" w:rsidRPr="00B33612">
              <w:rPr>
                <w:i/>
                <w:iCs/>
              </w:rPr>
              <w:t>×</w:t>
            </w:r>
            <w:r w:rsidRPr="00FE4DB9">
              <w:rPr>
                <w:i/>
                <w:iCs/>
              </w:rPr>
              <w:t>2^</w:t>
            </w:r>
            <w:r w:rsidR="00AA15E3">
              <w:rPr>
                <w:i/>
                <w:iCs/>
              </w:rPr>
              <w:t>2</w:t>
            </w:r>
            <w:r w:rsidRPr="00FE4DB9">
              <w:rPr>
                <w:i/>
                <w:iCs/>
              </w:rPr>
              <w:t>0)</w:t>
            </w:r>
            <w:r w:rsidR="00B33612">
              <w:t>,</w:t>
            </w:r>
          </w:p>
          <w:p w14:paraId="30574488" w14:textId="26B92010" w:rsidR="00B33612" w:rsidRPr="00B33612" w:rsidRDefault="00B33612" w:rsidP="00E5022D">
            <w:pPr>
              <w:pStyle w:val="BodyText"/>
            </w:pPr>
            <w:r>
              <w:t xml:space="preserve">where </w:t>
            </w:r>
            <w:proofErr w:type="spellStart"/>
            <w:r w:rsidRPr="00FE4DB9">
              <w:rPr>
                <w:i/>
                <w:iCs/>
              </w:rPr>
              <w:t>T</w:t>
            </w:r>
            <w:r w:rsidRPr="00FE4DB9">
              <w:rPr>
                <w:i/>
                <w:iCs/>
                <w:vertAlign w:val="subscript"/>
              </w:rPr>
              <w:t>flp_ns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t xml:space="preserve">– period float value in </w:t>
            </w:r>
            <w:proofErr w:type="spellStart"/>
            <w:r>
              <w:t>nanosec</w:t>
            </w:r>
            <w:proofErr w:type="spellEnd"/>
            <w:r>
              <w:t>.</w:t>
            </w:r>
          </w:p>
        </w:tc>
        <w:tc>
          <w:tcPr>
            <w:tcW w:w="742" w:type="dxa"/>
            <w:shd w:val="clear" w:color="auto" w:fill="FFF2CC" w:themeFill="accent4" w:themeFillTint="33"/>
          </w:tcPr>
          <w:p w14:paraId="7FCEB625" w14:textId="77777777" w:rsidR="00E5022D" w:rsidRPr="0020452D" w:rsidRDefault="00E5022D" w:rsidP="00E5022D">
            <w:pPr>
              <w:pStyle w:val="BodyText"/>
            </w:pPr>
          </w:p>
        </w:tc>
      </w:tr>
      <w:tr w:rsidR="004E34C2" w:rsidRPr="009F3556" w14:paraId="43831494" w14:textId="77777777" w:rsidTr="0032013C">
        <w:tc>
          <w:tcPr>
            <w:tcW w:w="950" w:type="dxa"/>
            <w:shd w:val="clear" w:color="auto" w:fill="FFF2CC" w:themeFill="accent4" w:themeFillTint="33"/>
          </w:tcPr>
          <w:p w14:paraId="213C2246" w14:textId="77777777" w:rsidR="00A90043" w:rsidRDefault="00A90043" w:rsidP="00E5022D">
            <w:pPr>
              <w:pStyle w:val="BodyText"/>
              <w:jc w:val="center"/>
            </w:pPr>
          </w:p>
        </w:tc>
        <w:tc>
          <w:tcPr>
            <w:tcW w:w="864" w:type="dxa"/>
            <w:shd w:val="clear" w:color="auto" w:fill="FFF2CC" w:themeFill="accent4" w:themeFillTint="33"/>
          </w:tcPr>
          <w:p w14:paraId="1AFB88CF" w14:textId="3946626F" w:rsidR="00A90043" w:rsidRPr="00A90043" w:rsidRDefault="00A90043" w:rsidP="00E5022D">
            <w:pPr>
              <w:pStyle w:val="BodyText"/>
              <w:jc w:val="center"/>
            </w:pPr>
            <w:r>
              <w:t>[</w:t>
            </w:r>
            <w:r w:rsidR="002627FA">
              <w:t>2</w:t>
            </w:r>
            <w:r>
              <w:t>6]</w:t>
            </w:r>
          </w:p>
        </w:tc>
        <w:tc>
          <w:tcPr>
            <w:tcW w:w="693" w:type="dxa"/>
            <w:shd w:val="clear" w:color="auto" w:fill="FFF2CC" w:themeFill="accent4" w:themeFillTint="33"/>
          </w:tcPr>
          <w:p w14:paraId="3EBC3B93" w14:textId="3D5113D7" w:rsidR="00A90043" w:rsidRDefault="00A90043" w:rsidP="00E5022D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  <w:shd w:val="clear" w:color="auto" w:fill="FFF2CC" w:themeFill="accent4" w:themeFillTint="33"/>
          </w:tcPr>
          <w:p w14:paraId="56465017" w14:textId="41F79211" w:rsidR="00A90043" w:rsidRDefault="00A90043" w:rsidP="00E5022D">
            <w:pPr>
              <w:pStyle w:val="BodyText"/>
            </w:pPr>
            <w:r>
              <w:t>FRAME_SRC_TYPE</w:t>
            </w:r>
          </w:p>
        </w:tc>
        <w:tc>
          <w:tcPr>
            <w:tcW w:w="703" w:type="dxa"/>
            <w:shd w:val="clear" w:color="auto" w:fill="FFF2CC" w:themeFill="accent4" w:themeFillTint="33"/>
          </w:tcPr>
          <w:p w14:paraId="627B6C74" w14:textId="5B521A8E" w:rsidR="00A90043" w:rsidRDefault="00A90043" w:rsidP="00E5022D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  <w:shd w:val="clear" w:color="auto" w:fill="FFF2CC" w:themeFill="accent4" w:themeFillTint="33"/>
          </w:tcPr>
          <w:p w14:paraId="33FC7FC6" w14:textId="5EF53B1B" w:rsidR="00A90043" w:rsidRDefault="00A90043" w:rsidP="00E5022D">
            <w:pPr>
              <w:pStyle w:val="BodyText"/>
            </w:pPr>
            <w:r>
              <w:t xml:space="preserve">Source of framer period: 0 – Internal clock counter (Mode 0), 1 – RTC (internal or external) (Mode 1) </w:t>
            </w:r>
          </w:p>
        </w:tc>
        <w:tc>
          <w:tcPr>
            <w:tcW w:w="742" w:type="dxa"/>
            <w:shd w:val="clear" w:color="auto" w:fill="FFF2CC" w:themeFill="accent4" w:themeFillTint="33"/>
          </w:tcPr>
          <w:p w14:paraId="78BE9C67" w14:textId="3FED7EA9" w:rsidR="00A90043" w:rsidRPr="0020452D" w:rsidRDefault="00F22B55" w:rsidP="00E5022D">
            <w:pPr>
              <w:pStyle w:val="BodyText"/>
            </w:pPr>
            <w:r>
              <w:t>1</w:t>
            </w:r>
          </w:p>
        </w:tc>
      </w:tr>
      <w:tr w:rsidR="008B6AC1" w:rsidRPr="009F3556" w14:paraId="257D1F8B" w14:textId="77777777" w:rsidTr="0032013C">
        <w:tc>
          <w:tcPr>
            <w:tcW w:w="950" w:type="dxa"/>
            <w:shd w:val="clear" w:color="auto" w:fill="FFF2CC" w:themeFill="accent4" w:themeFillTint="33"/>
          </w:tcPr>
          <w:p w14:paraId="67F9069D" w14:textId="77777777" w:rsidR="009F3556" w:rsidRDefault="009F3556" w:rsidP="00E5022D">
            <w:pPr>
              <w:pStyle w:val="BodyText"/>
              <w:jc w:val="center"/>
            </w:pPr>
          </w:p>
        </w:tc>
        <w:tc>
          <w:tcPr>
            <w:tcW w:w="864" w:type="dxa"/>
            <w:shd w:val="clear" w:color="auto" w:fill="FFF2CC" w:themeFill="accent4" w:themeFillTint="33"/>
          </w:tcPr>
          <w:p w14:paraId="577FA02E" w14:textId="621317D3" w:rsidR="009F3556" w:rsidRDefault="009F3556" w:rsidP="00E5022D">
            <w:pPr>
              <w:pStyle w:val="BodyText"/>
              <w:jc w:val="center"/>
            </w:pPr>
            <w:r>
              <w:t>[</w:t>
            </w:r>
            <w:r w:rsidR="002627FA">
              <w:t>2</w:t>
            </w:r>
            <w:r>
              <w:t>7]</w:t>
            </w:r>
          </w:p>
        </w:tc>
        <w:tc>
          <w:tcPr>
            <w:tcW w:w="693" w:type="dxa"/>
            <w:shd w:val="clear" w:color="auto" w:fill="FFF2CC" w:themeFill="accent4" w:themeFillTint="33"/>
          </w:tcPr>
          <w:p w14:paraId="5630FB2C" w14:textId="3267011F" w:rsidR="009F3556" w:rsidRDefault="009F3556" w:rsidP="00E5022D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  <w:shd w:val="clear" w:color="auto" w:fill="FFF2CC" w:themeFill="accent4" w:themeFillTint="33"/>
          </w:tcPr>
          <w:p w14:paraId="3020A77E" w14:textId="32CC3FFC" w:rsidR="009F3556" w:rsidRDefault="009F3556" w:rsidP="00E5022D">
            <w:pPr>
              <w:pStyle w:val="BodyText"/>
            </w:pPr>
            <w:r>
              <w:t>FRAME_PPS_SYNC_EN</w:t>
            </w:r>
          </w:p>
        </w:tc>
        <w:tc>
          <w:tcPr>
            <w:tcW w:w="703" w:type="dxa"/>
            <w:shd w:val="clear" w:color="auto" w:fill="FFF2CC" w:themeFill="accent4" w:themeFillTint="33"/>
          </w:tcPr>
          <w:p w14:paraId="6FC664D0" w14:textId="60BF760B" w:rsidR="009F3556" w:rsidRDefault="009F3556" w:rsidP="00E5022D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  <w:shd w:val="clear" w:color="auto" w:fill="FFF2CC" w:themeFill="accent4" w:themeFillTint="33"/>
          </w:tcPr>
          <w:p w14:paraId="291669D0" w14:textId="47CE990B" w:rsidR="009F3556" w:rsidRPr="00E13C45" w:rsidRDefault="009F3556" w:rsidP="00E5022D">
            <w:pPr>
              <w:pStyle w:val="BodyText"/>
            </w:pPr>
            <w:r>
              <w:t xml:space="preserve">Aligning next frame pulse with input PPS signal: 0 – Enable, 1 </w:t>
            </w:r>
            <w:r w:rsidR="006F687B">
              <w:t>–</w:t>
            </w:r>
            <w:r>
              <w:t xml:space="preserve"> Disable</w:t>
            </w:r>
            <w:r w:rsidR="006F687B">
              <w:tab/>
            </w:r>
          </w:p>
        </w:tc>
        <w:tc>
          <w:tcPr>
            <w:tcW w:w="742" w:type="dxa"/>
            <w:shd w:val="clear" w:color="auto" w:fill="FFF2CC" w:themeFill="accent4" w:themeFillTint="33"/>
          </w:tcPr>
          <w:p w14:paraId="5BE619EA" w14:textId="1520F09D" w:rsidR="009F3556" w:rsidRPr="0020452D" w:rsidRDefault="00F22B55" w:rsidP="00E5022D">
            <w:pPr>
              <w:pStyle w:val="BodyText"/>
            </w:pPr>
            <w:r>
              <w:t>1</w:t>
            </w:r>
          </w:p>
        </w:tc>
      </w:tr>
      <w:tr w:rsidR="008B6AC1" w:rsidRPr="008B6AC1" w14:paraId="158FFF25" w14:textId="77777777" w:rsidTr="0032013C">
        <w:tc>
          <w:tcPr>
            <w:tcW w:w="950" w:type="dxa"/>
            <w:shd w:val="clear" w:color="auto" w:fill="FFF2CC" w:themeFill="accent4" w:themeFillTint="33"/>
          </w:tcPr>
          <w:p w14:paraId="0AAFA6C2" w14:textId="77777777" w:rsidR="008B6AC1" w:rsidRDefault="008B6AC1" w:rsidP="00E5022D">
            <w:pPr>
              <w:pStyle w:val="BodyText"/>
              <w:jc w:val="center"/>
            </w:pPr>
          </w:p>
        </w:tc>
        <w:tc>
          <w:tcPr>
            <w:tcW w:w="864" w:type="dxa"/>
            <w:shd w:val="clear" w:color="auto" w:fill="FFF2CC" w:themeFill="accent4" w:themeFillTint="33"/>
          </w:tcPr>
          <w:p w14:paraId="0F9D0678" w14:textId="586AFF49" w:rsidR="008B6AC1" w:rsidRDefault="008B6AC1" w:rsidP="00E5022D">
            <w:pPr>
              <w:pStyle w:val="BodyText"/>
              <w:jc w:val="center"/>
            </w:pPr>
            <w:r>
              <w:t>[</w:t>
            </w:r>
            <w:r w:rsidR="002627FA">
              <w:t>2</w:t>
            </w:r>
            <w:r>
              <w:t>8]</w:t>
            </w:r>
          </w:p>
        </w:tc>
        <w:tc>
          <w:tcPr>
            <w:tcW w:w="693" w:type="dxa"/>
            <w:shd w:val="clear" w:color="auto" w:fill="FFF2CC" w:themeFill="accent4" w:themeFillTint="33"/>
          </w:tcPr>
          <w:p w14:paraId="160DE098" w14:textId="135457CA" w:rsidR="008B6AC1" w:rsidRDefault="008B6AC1" w:rsidP="00E5022D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  <w:shd w:val="clear" w:color="auto" w:fill="FFF2CC" w:themeFill="accent4" w:themeFillTint="33"/>
          </w:tcPr>
          <w:p w14:paraId="2D6DE722" w14:textId="3E2D601F" w:rsidR="008B6AC1" w:rsidRDefault="002627FA" w:rsidP="00E5022D">
            <w:pPr>
              <w:pStyle w:val="BodyText"/>
            </w:pPr>
            <w:r>
              <w:t>PPS_ONCE_RESYNC</w:t>
            </w:r>
          </w:p>
        </w:tc>
        <w:tc>
          <w:tcPr>
            <w:tcW w:w="703" w:type="dxa"/>
            <w:shd w:val="clear" w:color="auto" w:fill="FFF2CC" w:themeFill="accent4" w:themeFillTint="33"/>
          </w:tcPr>
          <w:p w14:paraId="6C48DADE" w14:textId="42CD6AD5" w:rsidR="008B6AC1" w:rsidRDefault="008B6AC1" w:rsidP="00E5022D">
            <w:pPr>
              <w:pStyle w:val="BodyText"/>
              <w:jc w:val="center"/>
            </w:pPr>
            <w:r>
              <w:t>1</w:t>
            </w:r>
          </w:p>
        </w:tc>
        <w:tc>
          <w:tcPr>
            <w:tcW w:w="3041" w:type="dxa"/>
            <w:shd w:val="clear" w:color="auto" w:fill="FFF2CC" w:themeFill="accent4" w:themeFillTint="33"/>
          </w:tcPr>
          <w:p w14:paraId="4201567B" w14:textId="0A36C244" w:rsidR="008B6AC1" w:rsidRPr="008B6AC1" w:rsidRDefault="002627FA" w:rsidP="008B6AC1">
            <w:pPr>
              <w:pStyle w:val="BodyText"/>
              <w:jc w:val="left"/>
            </w:pPr>
            <w:r>
              <w:t xml:space="preserve">PPS Resync mode: 0 – continuous, 1 </w:t>
            </w:r>
            <w:r w:rsidR="0032013C">
              <w:t>–</w:t>
            </w:r>
            <w:r>
              <w:t xml:space="preserve"> once</w:t>
            </w:r>
            <w:r w:rsidR="0032013C">
              <w:t xml:space="preserve"> only</w:t>
            </w:r>
          </w:p>
        </w:tc>
        <w:tc>
          <w:tcPr>
            <w:tcW w:w="742" w:type="dxa"/>
            <w:shd w:val="clear" w:color="auto" w:fill="FFF2CC" w:themeFill="accent4" w:themeFillTint="33"/>
          </w:tcPr>
          <w:p w14:paraId="485F92D0" w14:textId="1D92D6C8" w:rsidR="008B6AC1" w:rsidRDefault="008B6AC1" w:rsidP="00E5022D">
            <w:pPr>
              <w:pStyle w:val="BodyText"/>
            </w:pPr>
            <w:r>
              <w:t>0</w:t>
            </w:r>
          </w:p>
        </w:tc>
      </w:tr>
      <w:tr w:rsidR="008B6AC1" w:rsidRPr="008B6AC1" w14:paraId="028D82EF" w14:textId="77777777" w:rsidTr="00E13C45">
        <w:tc>
          <w:tcPr>
            <w:tcW w:w="950" w:type="dxa"/>
          </w:tcPr>
          <w:p w14:paraId="55D06EF7" w14:textId="77777777" w:rsidR="008B6AC1" w:rsidRDefault="008B6AC1" w:rsidP="00E5022D">
            <w:pPr>
              <w:pStyle w:val="BodyText"/>
              <w:jc w:val="center"/>
            </w:pPr>
          </w:p>
        </w:tc>
        <w:tc>
          <w:tcPr>
            <w:tcW w:w="864" w:type="dxa"/>
          </w:tcPr>
          <w:p w14:paraId="383DEB8C" w14:textId="160A42AC" w:rsidR="008B6AC1" w:rsidRDefault="008B6AC1" w:rsidP="00E5022D">
            <w:pPr>
              <w:pStyle w:val="BodyText"/>
              <w:jc w:val="center"/>
            </w:pPr>
          </w:p>
        </w:tc>
        <w:tc>
          <w:tcPr>
            <w:tcW w:w="693" w:type="dxa"/>
          </w:tcPr>
          <w:p w14:paraId="3A823054" w14:textId="5D36AFFC" w:rsidR="008B6AC1" w:rsidRDefault="008B6AC1" w:rsidP="00E5022D">
            <w:pPr>
              <w:pStyle w:val="BodyText"/>
              <w:jc w:val="center"/>
            </w:pPr>
          </w:p>
        </w:tc>
        <w:tc>
          <w:tcPr>
            <w:tcW w:w="2834" w:type="dxa"/>
          </w:tcPr>
          <w:p w14:paraId="2F84D185" w14:textId="7F182B01" w:rsidR="008B6AC1" w:rsidRDefault="008B6AC1" w:rsidP="00E5022D">
            <w:pPr>
              <w:pStyle w:val="BodyText"/>
            </w:pPr>
          </w:p>
        </w:tc>
        <w:tc>
          <w:tcPr>
            <w:tcW w:w="703" w:type="dxa"/>
          </w:tcPr>
          <w:p w14:paraId="1566AE57" w14:textId="355E560E" w:rsidR="008B6AC1" w:rsidRDefault="008B6AC1" w:rsidP="00E5022D">
            <w:pPr>
              <w:pStyle w:val="BodyText"/>
              <w:jc w:val="center"/>
            </w:pPr>
          </w:p>
        </w:tc>
        <w:tc>
          <w:tcPr>
            <w:tcW w:w="3041" w:type="dxa"/>
          </w:tcPr>
          <w:p w14:paraId="1F3AFCF9" w14:textId="287897A5" w:rsidR="008B6AC1" w:rsidRPr="004E34C2" w:rsidRDefault="008B6AC1" w:rsidP="00E5022D">
            <w:pPr>
              <w:pStyle w:val="BodyText"/>
            </w:pPr>
          </w:p>
        </w:tc>
        <w:tc>
          <w:tcPr>
            <w:tcW w:w="742" w:type="dxa"/>
          </w:tcPr>
          <w:p w14:paraId="3507AD3B" w14:textId="1BD07DD8" w:rsidR="008B6AC1" w:rsidRDefault="008B6AC1" w:rsidP="00E5022D">
            <w:pPr>
              <w:pStyle w:val="BodyText"/>
            </w:pPr>
          </w:p>
        </w:tc>
      </w:tr>
      <w:tr w:rsidR="004E34C2" w:rsidRPr="0020452D" w14:paraId="661AA7B8" w14:textId="77777777" w:rsidTr="00E13C45">
        <w:tc>
          <w:tcPr>
            <w:tcW w:w="950" w:type="dxa"/>
            <w:tcBorders>
              <w:top w:val="single" w:sz="12" w:space="0" w:color="auto"/>
            </w:tcBorders>
          </w:tcPr>
          <w:p w14:paraId="71852CCE" w14:textId="6097BE57" w:rsidR="00996B73" w:rsidRDefault="00996B73" w:rsidP="00996B73">
            <w:pPr>
              <w:pStyle w:val="BodyText"/>
              <w:jc w:val="center"/>
            </w:pPr>
            <w:r>
              <w:t>0x4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43D643CC" w14:textId="407B4EE4" w:rsidR="00996B73" w:rsidRPr="0020452D" w:rsidRDefault="00996B73" w:rsidP="00996B73">
            <w:pPr>
              <w:pStyle w:val="BodyText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5AE6DD52" w14:textId="49AF9226" w:rsidR="00996B73" w:rsidRPr="0020452D" w:rsidRDefault="00996B73" w:rsidP="00996B73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  <w:tcBorders>
              <w:top w:val="single" w:sz="12" w:space="0" w:color="auto"/>
            </w:tcBorders>
          </w:tcPr>
          <w:p w14:paraId="65C570E6" w14:textId="19446B53" w:rsidR="00996B73" w:rsidRDefault="00996B73" w:rsidP="00996B73">
            <w:pPr>
              <w:pStyle w:val="BodyText"/>
            </w:pPr>
            <w:r>
              <w:t>FRAME_PERIOD_NS</w:t>
            </w:r>
          </w:p>
        </w:tc>
        <w:tc>
          <w:tcPr>
            <w:tcW w:w="703" w:type="dxa"/>
            <w:tcBorders>
              <w:top w:val="single" w:sz="12" w:space="0" w:color="auto"/>
            </w:tcBorders>
          </w:tcPr>
          <w:p w14:paraId="628906C9" w14:textId="5CB131D9" w:rsidR="00996B73" w:rsidRDefault="00996B73" w:rsidP="00996B73">
            <w:pPr>
              <w:pStyle w:val="BodyText"/>
              <w:jc w:val="center"/>
            </w:pPr>
            <w:r>
              <w:t>32</w:t>
            </w:r>
          </w:p>
        </w:tc>
        <w:tc>
          <w:tcPr>
            <w:tcW w:w="3041" w:type="dxa"/>
            <w:tcBorders>
              <w:top w:val="single" w:sz="12" w:space="0" w:color="auto"/>
            </w:tcBorders>
          </w:tcPr>
          <w:p w14:paraId="3DD6480D" w14:textId="23ED901C" w:rsidR="00996B73" w:rsidRDefault="002573DD" w:rsidP="00996B73">
            <w:pPr>
              <w:pStyle w:val="BodyText"/>
            </w:pPr>
            <w:r>
              <w:t>One f</w:t>
            </w:r>
            <w:r w:rsidR="00996B73">
              <w:t xml:space="preserve">rame period in </w:t>
            </w:r>
            <w:proofErr w:type="spellStart"/>
            <w:r w:rsidR="00996B73">
              <w:t>nanosec</w:t>
            </w:r>
            <w:proofErr w:type="spellEnd"/>
            <w:r w:rsidR="00A90043">
              <w:t xml:space="preserve"> for Mode 1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1BA6B92D" w14:textId="3CDDC094" w:rsidR="00996B73" w:rsidRPr="0020452D" w:rsidRDefault="00996B73" w:rsidP="00996B73">
            <w:pPr>
              <w:pStyle w:val="BodyText"/>
            </w:pPr>
            <w:r>
              <w:t>1e9</w:t>
            </w:r>
          </w:p>
        </w:tc>
      </w:tr>
      <w:tr w:rsidR="004E34C2" w:rsidRPr="0020452D" w14:paraId="645D7701" w14:textId="77777777" w:rsidTr="00E13C45">
        <w:tc>
          <w:tcPr>
            <w:tcW w:w="950" w:type="dxa"/>
            <w:tcBorders>
              <w:top w:val="single" w:sz="12" w:space="0" w:color="auto"/>
            </w:tcBorders>
          </w:tcPr>
          <w:p w14:paraId="366454F6" w14:textId="762EA937" w:rsidR="00A06199" w:rsidRDefault="00A06199" w:rsidP="00A06199">
            <w:pPr>
              <w:pStyle w:val="BodyText"/>
              <w:jc w:val="center"/>
            </w:pPr>
            <w:r>
              <w:t>0x5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421C31D7" w14:textId="6E4B2D10" w:rsidR="00A06199" w:rsidRDefault="00A06199" w:rsidP="00A06199">
            <w:pPr>
              <w:pStyle w:val="BodyText"/>
              <w:jc w:val="center"/>
            </w:pPr>
            <w:r>
              <w:t>[23:0]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4EB0E217" w14:textId="654AEB4C" w:rsidR="00A06199" w:rsidRDefault="00A06199" w:rsidP="00A06199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  <w:tcBorders>
              <w:top w:val="single" w:sz="12" w:space="0" w:color="auto"/>
            </w:tcBorders>
          </w:tcPr>
          <w:p w14:paraId="72DE7627" w14:textId="796C2DF6" w:rsidR="00A06199" w:rsidRDefault="00A06199" w:rsidP="00A06199">
            <w:pPr>
              <w:pStyle w:val="BodyText"/>
            </w:pPr>
            <w:r>
              <w:t>DL_ORAN_NF_SHIFT</w:t>
            </w:r>
          </w:p>
        </w:tc>
        <w:tc>
          <w:tcPr>
            <w:tcW w:w="703" w:type="dxa"/>
            <w:tcBorders>
              <w:top w:val="single" w:sz="12" w:space="0" w:color="auto"/>
            </w:tcBorders>
          </w:tcPr>
          <w:p w14:paraId="5B67A24A" w14:textId="415AD72C" w:rsidR="00A06199" w:rsidRDefault="00A06199" w:rsidP="00A06199">
            <w:pPr>
              <w:pStyle w:val="BodyText"/>
              <w:jc w:val="center"/>
            </w:pPr>
            <w:r>
              <w:t>24</w:t>
            </w:r>
          </w:p>
        </w:tc>
        <w:tc>
          <w:tcPr>
            <w:tcW w:w="3041" w:type="dxa"/>
            <w:tcBorders>
              <w:top w:val="single" w:sz="12" w:space="0" w:color="auto"/>
            </w:tcBorders>
          </w:tcPr>
          <w:p w14:paraId="31C9CEEB" w14:textId="54FD91D8" w:rsidR="00A06199" w:rsidRDefault="00A06199" w:rsidP="00A06199">
            <w:pPr>
              <w:pStyle w:val="BodyText"/>
            </w:pPr>
            <w:r>
              <w:t xml:space="preserve">Shift in 3x clock cycles </w:t>
            </w:r>
            <w:proofErr w:type="spellStart"/>
            <w:r w:rsidRPr="00B33612">
              <w:rPr>
                <w:i/>
                <w:iCs/>
              </w:rPr>
              <w:t>next_frame</w:t>
            </w:r>
            <w:proofErr w:type="spellEnd"/>
            <w:r>
              <w:t xml:space="preserve"> signal for ORAN Framer (UL)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2613E5A3" w14:textId="1ED0E3A9" w:rsidR="00A06199" w:rsidRDefault="00A06199" w:rsidP="00A06199">
            <w:pPr>
              <w:pStyle w:val="BodyText"/>
            </w:pPr>
            <w:r>
              <w:t>0</w:t>
            </w:r>
          </w:p>
        </w:tc>
      </w:tr>
      <w:tr w:rsidR="004E34C2" w:rsidRPr="0020452D" w14:paraId="59AE6F42" w14:textId="77777777" w:rsidTr="00E13C45">
        <w:tc>
          <w:tcPr>
            <w:tcW w:w="950" w:type="dxa"/>
          </w:tcPr>
          <w:p w14:paraId="5F2448B1" w14:textId="771E9458" w:rsidR="00A06199" w:rsidRDefault="00A06199" w:rsidP="00A06199">
            <w:pPr>
              <w:pStyle w:val="BodyText"/>
              <w:jc w:val="center"/>
            </w:pPr>
            <w:r>
              <w:lastRenderedPageBreak/>
              <w:t>0x6</w:t>
            </w:r>
          </w:p>
        </w:tc>
        <w:tc>
          <w:tcPr>
            <w:tcW w:w="864" w:type="dxa"/>
          </w:tcPr>
          <w:p w14:paraId="05671D34" w14:textId="27E1BEBE" w:rsidR="00A06199" w:rsidRPr="0020452D" w:rsidRDefault="00A06199" w:rsidP="00A06199">
            <w:pPr>
              <w:pStyle w:val="BodyText"/>
              <w:jc w:val="center"/>
            </w:pPr>
            <w:r>
              <w:t>[23:0]</w:t>
            </w:r>
          </w:p>
        </w:tc>
        <w:tc>
          <w:tcPr>
            <w:tcW w:w="693" w:type="dxa"/>
          </w:tcPr>
          <w:p w14:paraId="7BE4C6BC" w14:textId="0E3A24B7" w:rsidR="00A06199" w:rsidRPr="0020452D" w:rsidRDefault="00A06199" w:rsidP="00A06199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</w:tcPr>
          <w:p w14:paraId="12A90885" w14:textId="7127AA9B" w:rsidR="00A06199" w:rsidRDefault="00A06199" w:rsidP="00A06199">
            <w:pPr>
              <w:pStyle w:val="BodyText"/>
            </w:pPr>
            <w:r>
              <w:t>UL_ORAN_NF_SHIFT</w:t>
            </w:r>
          </w:p>
        </w:tc>
        <w:tc>
          <w:tcPr>
            <w:tcW w:w="703" w:type="dxa"/>
          </w:tcPr>
          <w:p w14:paraId="79B89148" w14:textId="19417B91" w:rsidR="00A06199" w:rsidRDefault="00A06199" w:rsidP="00A06199">
            <w:pPr>
              <w:pStyle w:val="BodyText"/>
              <w:jc w:val="center"/>
            </w:pPr>
            <w:r>
              <w:t>24</w:t>
            </w:r>
          </w:p>
        </w:tc>
        <w:tc>
          <w:tcPr>
            <w:tcW w:w="3041" w:type="dxa"/>
          </w:tcPr>
          <w:p w14:paraId="38AA757C" w14:textId="39019455" w:rsidR="00A06199" w:rsidRDefault="00A06199" w:rsidP="00A06199">
            <w:pPr>
              <w:pStyle w:val="BodyText"/>
            </w:pPr>
            <w:r>
              <w:t xml:space="preserve">Shift in 3x clock cycles </w:t>
            </w:r>
            <w:proofErr w:type="spellStart"/>
            <w:r w:rsidRPr="00B33612">
              <w:rPr>
                <w:i/>
                <w:iCs/>
              </w:rPr>
              <w:t>next_frame</w:t>
            </w:r>
            <w:proofErr w:type="spellEnd"/>
            <w:r>
              <w:t xml:space="preserve"> signal for ORAN Framer (UL)</w:t>
            </w:r>
          </w:p>
        </w:tc>
        <w:tc>
          <w:tcPr>
            <w:tcW w:w="742" w:type="dxa"/>
          </w:tcPr>
          <w:p w14:paraId="42949895" w14:textId="5609AAE8" w:rsidR="00A06199" w:rsidRPr="0020452D" w:rsidRDefault="00A06199" w:rsidP="00A06199">
            <w:pPr>
              <w:pStyle w:val="BodyText"/>
            </w:pPr>
            <w:r>
              <w:t>0</w:t>
            </w:r>
          </w:p>
        </w:tc>
      </w:tr>
      <w:tr w:rsidR="004E34C2" w:rsidRPr="0020452D" w14:paraId="32A3DB9D" w14:textId="77777777" w:rsidTr="00E13C45">
        <w:tc>
          <w:tcPr>
            <w:tcW w:w="950" w:type="dxa"/>
          </w:tcPr>
          <w:p w14:paraId="13EF1CBB" w14:textId="6B2DED6D" w:rsidR="00A06199" w:rsidRDefault="00A06199" w:rsidP="00A06199">
            <w:pPr>
              <w:pStyle w:val="BodyText"/>
              <w:jc w:val="center"/>
            </w:pPr>
            <w:r>
              <w:t>0x7</w:t>
            </w:r>
          </w:p>
        </w:tc>
        <w:tc>
          <w:tcPr>
            <w:tcW w:w="864" w:type="dxa"/>
          </w:tcPr>
          <w:p w14:paraId="1A9DD297" w14:textId="11446917" w:rsidR="00A06199" w:rsidRPr="0020452D" w:rsidRDefault="00A06199" w:rsidP="00A06199">
            <w:pPr>
              <w:pStyle w:val="BodyText"/>
              <w:jc w:val="center"/>
            </w:pPr>
            <w:r>
              <w:t>[23:0]</w:t>
            </w:r>
          </w:p>
        </w:tc>
        <w:tc>
          <w:tcPr>
            <w:tcW w:w="693" w:type="dxa"/>
          </w:tcPr>
          <w:p w14:paraId="4ECAE3FF" w14:textId="1080D4F5" w:rsidR="00A06199" w:rsidRPr="0020452D" w:rsidRDefault="00A06199" w:rsidP="00A06199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</w:tcPr>
          <w:p w14:paraId="5899909E" w14:textId="5AA00279" w:rsidR="00A06199" w:rsidRPr="00695AD6" w:rsidRDefault="00A06199" w:rsidP="00A06199">
            <w:pPr>
              <w:pStyle w:val="BodyText"/>
            </w:pPr>
            <w:r>
              <w:t>DL_DFE_NF_SHIFT</w:t>
            </w:r>
          </w:p>
        </w:tc>
        <w:tc>
          <w:tcPr>
            <w:tcW w:w="703" w:type="dxa"/>
          </w:tcPr>
          <w:p w14:paraId="164DD538" w14:textId="22657388" w:rsidR="00A06199" w:rsidRDefault="00A06199" w:rsidP="00A06199">
            <w:pPr>
              <w:pStyle w:val="BodyText"/>
              <w:jc w:val="center"/>
            </w:pPr>
            <w:r>
              <w:t>24</w:t>
            </w:r>
          </w:p>
        </w:tc>
        <w:tc>
          <w:tcPr>
            <w:tcW w:w="3041" w:type="dxa"/>
          </w:tcPr>
          <w:p w14:paraId="42F97453" w14:textId="2B67AF74" w:rsidR="00A06199" w:rsidRDefault="00A06199" w:rsidP="00A06199">
            <w:pPr>
              <w:pStyle w:val="BodyText"/>
            </w:pPr>
            <w:r>
              <w:t xml:space="preserve">Shift in 3x clock cycles </w:t>
            </w:r>
            <w:proofErr w:type="spellStart"/>
            <w:r w:rsidRPr="00B33612">
              <w:rPr>
                <w:i/>
                <w:iCs/>
              </w:rPr>
              <w:t>next_frame</w:t>
            </w:r>
            <w:proofErr w:type="spellEnd"/>
            <w:r>
              <w:t xml:space="preserve"> signal for DFE DL Subsystem Framer</w:t>
            </w:r>
          </w:p>
        </w:tc>
        <w:tc>
          <w:tcPr>
            <w:tcW w:w="742" w:type="dxa"/>
          </w:tcPr>
          <w:p w14:paraId="0014A252" w14:textId="4BEE6D1F" w:rsidR="00A06199" w:rsidRPr="0020452D" w:rsidRDefault="00A06199" w:rsidP="00A06199">
            <w:pPr>
              <w:pStyle w:val="BodyText"/>
            </w:pPr>
            <w:r>
              <w:t>0</w:t>
            </w:r>
          </w:p>
        </w:tc>
      </w:tr>
      <w:tr w:rsidR="004E34C2" w:rsidRPr="0020452D" w14:paraId="0A6D071C" w14:textId="77777777" w:rsidTr="00E13C45">
        <w:tc>
          <w:tcPr>
            <w:tcW w:w="950" w:type="dxa"/>
          </w:tcPr>
          <w:p w14:paraId="532CD5E0" w14:textId="5BFA595E" w:rsidR="00A06199" w:rsidRDefault="00A06199" w:rsidP="00A06199">
            <w:pPr>
              <w:pStyle w:val="BodyText"/>
              <w:jc w:val="center"/>
            </w:pPr>
            <w:r>
              <w:t>0x8</w:t>
            </w:r>
          </w:p>
        </w:tc>
        <w:tc>
          <w:tcPr>
            <w:tcW w:w="864" w:type="dxa"/>
          </w:tcPr>
          <w:p w14:paraId="31EEE427" w14:textId="2A2B2747" w:rsidR="00A06199" w:rsidRPr="0020452D" w:rsidRDefault="00A06199" w:rsidP="00A06199">
            <w:pPr>
              <w:pStyle w:val="BodyText"/>
              <w:jc w:val="center"/>
            </w:pPr>
            <w:r>
              <w:t>[23:0]</w:t>
            </w:r>
          </w:p>
        </w:tc>
        <w:tc>
          <w:tcPr>
            <w:tcW w:w="693" w:type="dxa"/>
          </w:tcPr>
          <w:p w14:paraId="64C45C6F" w14:textId="1D04D1C7" w:rsidR="00A06199" w:rsidRPr="0020452D" w:rsidRDefault="00A06199" w:rsidP="00A06199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</w:tcPr>
          <w:p w14:paraId="5C1AF400" w14:textId="39998CF3" w:rsidR="00A06199" w:rsidRDefault="00A06199" w:rsidP="00A06199">
            <w:pPr>
              <w:pStyle w:val="BodyText"/>
            </w:pPr>
            <w:r>
              <w:t>UL_DFE_NF_SHIFT</w:t>
            </w:r>
          </w:p>
        </w:tc>
        <w:tc>
          <w:tcPr>
            <w:tcW w:w="703" w:type="dxa"/>
          </w:tcPr>
          <w:p w14:paraId="110F9080" w14:textId="4A6C3B7C" w:rsidR="00A06199" w:rsidRDefault="00A06199" w:rsidP="00A06199">
            <w:pPr>
              <w:pStyle w:val="BodyText"/>
              <w:jc w:val="center"/>
            </w:pPr>
            <w:r>
              <w:t>24</w:t>
            </w:r>
          </w:p>
        </w:tc>
        <w:tc>
          <w:tcPr>
            <w:tcW w:w="3041" w:type="dxa"/>
          </w:tcPr>
          <w:p w14:paraId="1D273294" w14:textId="4D266E82" w:rsidR="00A06199" w:rsidRDefault="00A06199" w:rsidP="00A06199">
            <w:pPr>
              <w:pStyle w:val="BodyText"/>
            </w:pPr>
            <w:r>
              <w:t xml:space="preserve">Shift in 3x clock cycles </w:t>
            </w:r>
            <w:proofErr w:type="spellStart"/>
            <w:r w:rsidRPr="00B33612">
              <w:rPr>
                <w:i/>
                <w:iCs/>
              </w:rPr>
              <w:t>next_frame</w:t>
            </w:r>
            <w:proofErr w:type="spellEnd"/>
            <w:r>
              <w:t xml:space="preserve"> signal for DFE UL Subsystem Framer</w:t>
            </w:r>
          </w:p>
        </w:tc>
        <w:tc>
          <w:tcPr>
            <w:tcW w:w="742" w:type="dxa"/>
          </w:tcPr>
          <w:p w14:paraId="4739AB4A" w14:textId="14DD1089" w:rsidR="00A06199" w:rsidRPr="0020452D" w:rsidRDefault="00A06199" w:rsidP="00A06199">
            <w:pPr>
              <w:pStyle w:val="BodyText"/>
            </w:pPr>
            <w:r>
              <w:t>0</w:t>
            </w:r>
          </w:p>
        </w:tc>
      </w:tr>
      <w:tr w:rsidR="004E34C2" w:rsidRPr="0020452D" w14:paraId="3589DC7A" w14:textId="77777777" w:rsidTr="00E13C45">
        <w:tc>
          <w:tcPr>
            <w:tcW w:w="950" w:type="dxa"/>
          </w:tcPr>
          <w:p w14:paraId="13B66CC1" w14:textId="2E436535" w:rsidR="00A06199" w:rsidRDefault="00A06199" w:rsidP="00A06199">
            <w:pPr>
              <w:pStyle w:val="BodyText"/>
              <w:jc w:val="center"/>
            </w:pPr>
            <w:r>
              <w:t>0x9</w:t>
            </w:r>
          </w:p>
        </w:tc>
        <w:tc>
          <w:tcPr>
            <w:tcW w:w="864" w:type="dxa"/>
          </w:tcPr>
          <w:p w14:paraId="64CA0AE5" w14:textId="54D9E595" w:rsidR="00A06199" w:rsidRPr="0020452D" w:rsidRDefault="00A06199" w:rsidP="00A06199">
            <w:pPr>
              <w:pStyle w:val="BodyText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3EAD5109" w14:textId="6367B132" w:rsidR="00A06199" w:rsidRPr="0020452D" w:rsidRDefault="00A06199" w:rsidP="00A06199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</w:tcPr>
          <w:p w14:paraId="1A0A8F8D" w14:textId="646547A2" w:rsidR="00A06199" w:rsidRDefault="00A06199" w:rsidP="00A06199">
            <w:pPr>
              <w:pStyle w:val="BodyText"/>
            </w:pPr>
            <w:r>
              <w:t>SLOT_PERIOD_NS</w:t>
            </w:r>
          </w:p>
        </w:tc>
        <w:tc>
          <w:tcPr>
            <w:tcW w:w="703" w:type="dxa"/>
          </w:tcPr>
          <w:p w14:paraId="2231E06D" w14:textId="223B6AA5" w:rsidR="00A06199" w:rsidRDefault="00A06199" w:rsidP="00A06199">
            <w:pPr>
              <w:pStyle w:val="BodyText"/>
              <w:jc w:val="center"/>
            </w:pPr>
            <w:r>
              <w:t>32</w:t>
            </w:r>
          </w:p>
        </w:tc>
        <w:tc>
          <w:tcPr>
            <w:tcW w:w="3041" w:type="dxa"/>
          </w:tcPr>
          <w:p w14:paraId="6E7B8505" w14:textId="044E47FF" w:rsidR="00A06199" w:rsidRDefault="00A06199" w:rsidP="00A06199">
            <w:pPr>
              <w:pStyle w:val="BodyText"/>
            </w:pPr>
            <w:r>
              <w:t xml:space="preserve">One slot period in </w:t>
            </w:r>
            <w:proofErr w:type="spellStart"/>
            <w:r>
              <w:t>nanosec</w:t>
            </w:r>
            <w:proofErr w:type="spellEnd"/>
          </w:p>
        </w:tc>
        <w:tc>
          <w:tcPr>
            <w:tcW w:w="742" w:type="dxa"/>
          </w:tcPr>
          <w:p w14:paraId="22125D16" w14:textId="69D62C9C" w:rsidR="00A06199" w:rsidRPr="0020452D" w:rsidRDefault="00A06199" w:rsidP="00A06199">
            <w:pPr>
              <w:pStyle w:val="BodyText"/>
            </w:pPr>
            <w:r>
              <w:t>0.5e6</w:t>
            </w:r>
          </w:p>
        </w:tc>
      </w:tr>
      <w:tr w:rsidR="004E34C2" w:rsidRPr="0020452D" w14:paraId="375649FB" w14:textId="77777777" w:rsidTr="00E13C45">
        <w:tc>
          <w:tcPr>
            <w:tcW w:w="950" w:type="dxa"/>
          </w:tcPr>
          <w:p w14:paraId="7588C66D" w14:textId="7145C4CE" w:rsidR="00A06199" w:rsidRDefault="00A06199" w:rsidP="00A06199">
            <w:pPr>
              <w:pStyle w:val="BodyText"/>
              <w:jc w:val="center"/>
            </w:pPr>
            <w:r>
              <w:t>0xA</w:t>
            </w:r>
          </w:p>
        </w:tc>
        <w:tc>
          <w:tcPr>
            <w:tcW w:w="864" w:type="dxa"/>
          </w:tcPr>
          <w:p w14:paraId="1B312C6D" w14:textId="7997D27C" w:rsidR="00A06199" w:rsidRPr="0020452D" w:rsidRDefault="00A06199" w:rsidP="00A06199">
            <w:pPr>
              <w:pStyle w:val="BodyText"/>
              <w:jc w:val="center"/>
            </w:pPr>
            <w:r>
              <w:t>[23:0]</w:t>
            </w:r>
          </w:p>
        </w:tc>
        <w:tc>
          <w:tcPr>
            <w:tcW w:w="693" w:type="dxa"/>
          </w:tcPr>
          <w:p w14:paraId="48820992" w14:textId="5072E924" w:rsidR="00A06199" w:rsidRPr="0020452D" w:rsidRDefault="00A06199" w:rsidP="00A06199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</w:tcPr>
          <w:p w14:paraId="3FB5F3D1" w14:textId="261B2BDA" w:rsidR="00A06199" w:rsidRDefault="00A06199" w:rsidP="00A06199">
            <w:pPr>
              <w:pStyle w:val="BodyText"/>
            </w:pPr>
            <w:r>
              <w:t>DL_NS _SHIFT</w:t>
            </w:r>
          </w:p>
        </w:tc>
        <w:tc>
          <w:tcPr>
            <w:tcW w:w="703" w:type="dxa"/>
          </w:tcPr>
          <w:p w14:paraId="4257613B" w14:textId="7BE98F8F" w:rsidR="00A06199" w:rsidRDefault="00A06199" w:rsidP="00A06199">
            <w:pPr>
              <w:pStyle w:val="BodyText"/>
              <w:jc w:val="center"/>
            </w:pPr>
            <w:r>
              <w:t>24</w:t>
            </w:r>
          </w:p>
        </w:tc>
        <w:tc>
          <w:tcPr>
            <w:tcW w:w="3041" w:type="dxa"/>
          </w:tcPr>
          <w:p w14:paraId="2D39F924" w14:textId="096F284E" w:rsidR="00A06199" w:rsidRDefault="00A06199" w:rsidP="00A06199">
            <w:pPr>
              <w:pStyle w:val="BodyText"/>
            </w:pPr>
            <w:r>
              <w:t xml:space="preserve">Shift in 3x clock cycles </w:t>
            </w:r>
            <w:proofErr w:type="spellStart"/>
            <w:r w:rsidRPr="00B33612">
              <w:rPr>
                <w:i/>
                <w:iCs/>
              </w:rPr>
              <w:t>next_</w:t>
            </w:r>
            <w:r>
              <w:rPr>
                <w:i/>
                <w:iCs/>
              </w:rPr>
              <w:t>slot</w:t>
            </w:r>
            <w:proofErr w:type="spellEnd"/>
            <w:r>
              <w:t xml:space="preserve"> signal for DL </w:t>
            </w:r>
            <w:proofErr w:type="spellStart"/>
            <w:r>
              <w:t>puropses</w:t>
            </w:r>
            <w:proofErr w:type="spellEnd"/>
          </w:p>
        </w:tc>
        <w:tc>
          <w:tcPr>
            <w:tcW w:w="742" w:type="dxa"/>
          </w:tcPr>
          <w:p w14:paraId="2417925A" w14:textId="7C2AAEEE" w:rsidR="00A06199" w:rsidRPr="0020452D" w:rsidRDefault="00A06199" w:rsidP="00A06199">
            <w:pPr>
              <w:pStyle w:val="BodyText"/>
            </w:pPr>
            <w:r>
              <w:t>0</w:t>
            </w:r>
          </w:p>
        </w:tc>
      </w:tr>
      <w:tr w:rsidR="004E34C2" w:rsidRPr="0020452D" w14:paraId="418F6B7B" w14:textId="77777777" w:rsidTr="00E13C45">
        <w:tc>
          <w:tcPr>
            <w:tcW w:w="950" w:type="dxa"/>
          </w:tcPr>
          <w:p w14:paraId="7D0C6932" w14:textId="2DA65C6B" w:rsidR="00A06199" w:rsidRDefault="00A06199" w:rsidP="00A06199">
            <w:pPr>
              <w:pStyle w:val="BodyText"/>
              <w:jc w:val="center"/>
            </w:pPr>
            <w:r>
              <w:t>0xB</w:t>
            </w:r>
          </w:p>
        </w:tc>
        <w:tc>
          <w:tcPr>
            <w:tcW w:w="864" w:type="dxa"/>
          </w:tcPr>
          <w:p w14:paraId="602C8F5C" w14:textId="6781A099" w:rsidR="00A06199" w:rsidRDefault="00A06199" w:rsidP="00A06199">
            <w:pPr>
              <w:pStyle w:val="BodyText"/>
              <w:jc w:val="center"/>
            </w:pPr>
            <w:r>
              <w:t>[23:0]</w:t>
            </w:r>
          </w:p>
        </w:tc>
        <w:tc>
          <w:tcPr>
            <w:tcW w:w="693" w:type="dxa"/>
          </w:tcPr>
          <w:p w14:paraId="2884A15A" w14:textId="72FAF821" w:rsidR="00A06199" w:rsidRDefault="00A06199" w:rsidP="00A06199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</w:tcPr>
          <w:p w14:paraId="032EC6E0" w14:textId="2F222955" w:rsidR="00A06199" w:rsidRDefault="00F71872" w:rsidP="00A06199">
            <w:pPr>
              <w:pStyle w:val="BodyText"/>
            </w:pPr>
            <w:r>
              <w:t>U</w:t>
            </w:r>
            <w:r w:rsidR="00A06199">
              <w:t>L_NS _SHIFT</w:t>
            </w:r>
          </w:p>
        </w:tc>
        <w:tc>
          <w:tcPr>
            <w:tcW w:w="703" w:type="dxa"/>
          </w:tcPr>
          <w:p w14:paraId="3490364C" w14:textId="2E993A5D" w:rsidR="00A06199" w:rsidRDefault="00A06199" w:rsidP="00A06199">
            <w:pPr>
              <w:pStyle w:val="BodyText"/>
              <w:jc w:val="center"/>
            </w:pPr>
            <w:r>
              <w:t>24</w:t>
            </w:r>
          </w:p>
        </w:tc>
        <w:tc>
          <w:tcPr>
            <w:tcW w:w="3041" w:type="dxa"/>
          </w:tcPr>
          <w:p w14:paraId="1B7FE0EC" w14:textId="4760DDCC" w:rsidR="00A06199" w:rsidRDefault="00A06199" w:rsidP="00A06199">
            <w:pPr>
              <w:pStyle w:val="BodyText"/>
            </w:pPr>
            <w:r>
              <w:t xml:space="preserve">Shift in 3x clock cycles </w:t>
            </w:r>
            <w:proofErr w:type="spellStart"/>
            <w:r w:rsidRPr="00B33612">
              <w:rPr>
                <w:i/>
                <w:iCs/>
              </w:rPr>
              <w:t>next_</w:t>
            </w:r>
            <w:r>
              <w:rPr>
                <w:i/>
                <w:iCs/>
              </w:rPr>
              <w:t>slot</w:t>
            </w:r>
            <w:proofErr w:type="spellEnd"/>
            <w:r>
              <w:t xml:space="preserve"> signal for UL </w:t>
            </w:r>
            <w:proofErr w:type="spellStart"/>
            <w:r>
              <w:t>puropses</w:t>
            </w:r>
            <w:proofErr w:type="spellEnd"/>
          </w:p>
        </w:tc>
        <w:tc>
          <w:tcPr>
            <w:tcW w:w="742" w:type="dxa"/>
          </w:tcPr>
          <w:p w14:paraId="13E48A04" w14:textId="6A29B70B" w:rsidR="00A06199" w:rsidRDefault="00A06199" w:rsidP="00A06199">
            <w:pPr>
              <w:pStyle w:val="BodyText"/>
            </w:pPr>
            <w:r>
              <w:t>0</w:t>
            </w:r>
          </w:p>
        </w:tc>
      </w:tr>
      <w:tr w:rsidR="008B6AC1" w:rsidRPr="00A90043" w14:paraId="317F08DA" w14:textId="77777777" w:rsidTr="00E13C45">
        <w:tc>
          <w:tcPr>
            <w:tcW w:w="950" w:type="dxa"/>
            <w:shd w:val="clear" w:color="auto" w:fill="FFF2CC" w:themeFill="accent4" w:themeFillTint="33"/>
          </w:tcPr>
          <w:p w14:paraId="5CA8DDDF" w14:textId="416794DC" w:rsidR="00A06199" w:rsidRDefault="00A90043" w:rsidP="00A06199">
            <w:pPr>
              <w:pStyle w:val="BodyText"/>
              <w:jc w:val="center"/>
            </w:pPr>
            <w:r>
              <w:t>0xC</w:t>
            </w:r>
          </w:p>
        </w:tc>
        <w:tc>
          <w:tcPr>
            <w:tcW w:w="864" w:type="dxa"/>
            <w:shd w:val="clear" w:color="auto" w:fill="FFF2CC" w:themeFill="accent4" w:themeFillTint="33"/>
          </w:tcPr>
          <w:p w14:paraId="555492B9" w14:textId="660B4567" w:rsidR="00A06199" w:rsidRPr="0020452D" w:rsidRDefault="00A90043" w:rsidP="00A06199">
            <w:pPr>
              <w:pStyle w:val="BodyText"/>
              <w:jc w:val="center"/>
            </w:pPr>
            <w:r>
              <w:t>[31:0]</w:t>
            </w:r>
          </w:p>
        </w:tc>
        <w:tc>
          <w:tcPr>
            <w:tcW w:w="693" w:type="dxa"/>
            <w:shd w:val="clear" w:color="auto" w:fill="FFF2CC" w:themeFill="accent4" w:themeFillTint="33"/>
          </w:tcPr>
          <w:p w14:paraId="288DA477" w14:textId="1630A2CB" w:rsidR="00A06199" w:rsidRPr="0020452D" w:rsidRDefault="00A90043" w:rsidP="00A06199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  <w:shd w:val="clear" w:color="auto" w:fill="FFF2CC" w:themeFill="accent4" w:themeFillTint="33"/>
          </w:tcPr>
          <w:p w14:paraId="5CEB3A3A" w14:textId="5A31F446" w:rsidR="00A06199" w:rsidRDefault="00A90043" w:rsidP="00A06199">
            <w:pPr>
              <w:pStyle w:val="BodyText"/>
            </w:pPr>
            <w:r>
              <w:t>FRAME_PERIOD_CLKS</w:t>
            </w:r>
          </w:p>
        </w:tc>
        <w:tc>
          <w:tcPr>
            <w:tcW w:w="703" w:type="dxa"/>
            <w:shd w:val="clear" w:color="auto" w:fill="FFF2CC" w:themeFill="accent4" w:themeFillTint="33"/>
          </w:tcPr>
          <w:p w14:paraId="4725AA79" w14:textId="2770DC65" w:rsidR="00A06199" w:rsidRDefault="00A90043" w:rsidP="00A06199">
            <w:pPr>
              <w:pStyle w:val="BodyText"/>
              <w:jc w:val="center"/>
            </w:pPr>
            <w:r>
              <w:t>31</w:t>
            </w:r>
          </w:p>
        </w:tc>
        <w:tc>
          <w:tcPr>
            <w:tcW w:w="3041" w:type="dxa"/>
            <w:shd w:val="clear" w:color="auto" w:fill="FFF2CC" w:themeFill="accent4" w:themeFillTint="33"/>
          </w:tcPr>
          <w:p w14:paraId="0B09B0E9" w14:textId="5050D4BB" w:rsidR="00A06199" w:rsidRDefault="00E13C45" w:rsidP="00A06199">
            <w:pPr>
              <w:pStyle w:val="BodyText"/>
            </w:pPr>
            <w:r>
              <w:t>Frame</w:t>
            </w:r>
            <w:r w:rsidR="00A90043">
              <w:t xml:space="preserve"> period in clock cycles for Mode 0 </w:t>
            </w:r>
          </w:p>
        </w:tc>
        <w:tc>
          <w:tcPr>
            <w:tcW w:w="742" w:type="dxa"/>
            <w:shd w:val="clear" w:color="auto" w:fill="FFF2CC" w:themeFill="accent4" w:themeFillTint="33"/>
          </w:tcPr>
          <w:p w14:paraId="0DD4A307" w14:textId="24E89D57" w:rsidR="00A06199" w:rsidRPr="001E085C" w:rsidRDefault="001E085C" w:rsidP="00A06199">
            <w:pPr>
              <w:pStyle w:val="BodyText"/>
              <w:rPr>
                <w:lang w:val="ru-RU"/>
              </w:rPr>
            </w:pPr>
            <w:r>
              <w:rPr>
                <w:lang w:val="ru-RU"/>
              </w:rPr>
              <w:t>368</w:t>
            </w:r>
            <w:r>
              <w:t>-</w:t>
            </w:r>
            <w:r>
              <w:rPr>
                <w:lang w:val="ru-RU"/>
              </w:rPr>
              <w:t>6400</w:t>
            </w:r>
          </w:p>
        </w:tc>
      </w:tr>
      <w:tr w:rsidR="00E13C45" w:rsidRPr="00E13C45" w14:paraId="77CBF0AE" w14:textId="77777777" w:rsidTr="00E13C45">
        <w:tc>
          <w:tcPr>
            <w:tcW w:w="950" w:type="dxa"/>
            <w:shd w:val="clear" w:color="auto" w:fill="FFF2CC" w:themeFill="accent4" w:themeFillTint="33"/>
          </w:tcPr>
          <w:p w14:paraId="5D1E7DB5" w14:textId="3F7B43B8" w:rsidR="00E13C45" w:rsidRDefault="00E13C45" w:rsidP="00A06199">
            <w:pPr>
              <w:pStyle w:val="BodyText"/>
              <w:jc w:val="center"/>
            </w:pPr>
            <w:r>
              <w:t>0xD</w:t>
            </w:r>
          </w:p>
        </w:tc>
        <w:tc>
          <w:tcPr>
            <w:tcW w:w="864" w:type="dxa"/>
            <w:shd w:val="clear" w:color="auto" w:fill="FFF2CC" w:themeFill="accent4" w:themeFillTint="33"/>
          </w:tcPr>
          <w:p w14:paraId="75C9637D" w14:textId="605A3453" w:rsidR="00E13C45" w:rsidRPr="00E13C45" w:rsidRDefault="00E13C45" w:rsidP="00A06199">
            <w:pPr>
              <w:pStyle w:val="BodyText"/>
              <w:jc w:val="center"/>
              <w:rPr>
                <w:lang w:val="ru-RU"/>
              </w:rPr>
            </w:pPr>
            <w:r>
              <w:t>[</w:t>
            </w:r>
            <w:r>
              <w:rPr>
                <w:lang w:val="ru-RU"/>
              </w:rPr>
              <w:t>31:0</w:t>
            </w:r>
            <w:r>
              <w:t>]</w:t>
            </w:r>
          </w:p>
        </w:tc>
        <w:tc>
          <w:tcPr>
            <w:tcW w:w="693" w:type="dxa"/>
            <w:shd w:val="clear" w:color="auto" w:fill="FFF2CC" w:themeFill="accent4" w:themeFillTint="33"/>
          </w:tcPr>
          <w:p w14:paraId="49FAB157" w14:textId="59A15047" w:rsidR="00E13C45" w:rsidRPr="00E13C45" w:rsidRDefault="00E13C45" w:rsidP="00A06199">
            <w:pPr>
              <w:pStyle w:val="BodyText"/>
              <w:jc w:val="center"/>
            </w:pPr>
            <w:r>
              <w:t>RW</w:t>
            </w:r>
          </w:p>
        </w:tc>
        <w:tc>
          <w:tcPr>
            <w:tcW w:w="2834" w:type="dxa"/>
            <w:shd w:val="clear" w:color="auto" w:fill="FFF2CC" w:themeFill="accent4" w:themeFillTint="33"/>
          </w:tcPr>
          <w:p w14:paraId="3172250E" w14:textId="3E8A9894" w:rsidR="00E13C45" w:rsidRDefault="00E13C45" w:rsidP="00A06199">
            <w:pPr>
              <w:pStyle w:val="BodyText"/>
            </w:pPr>
            <w:r>
              <w:t>SLOT_PERIOD_CLKS</w:t>
            </w:r>
          </w:p>
        </w:tc>
        <w:tc>
          <w:tcPr>
            <w:tcW w:w="703" w:type="dxa"/>
            <w:shd w:val="clear" w:color="auto" w:fill="FFF2CC" w:themeFill="accent4" w:themeFillTint="33"/>
          </w:tcPr>
          <w:p w14:paraId="03046ABF" w14:textId="3ED13511" w:rsidR="00E13C45" w:rsidRDefault="00E13C45" w:rsidP="00A06199">
            <w:pPr>
              <w:pStyle w:val="BodyText"/>
              <w:jc w:val="center"/>
            </w:pPr>
            <w:r>
              <w:t>31</w:t>
            </w:r>
          </w:p>
        </w:tc>
        <w:tc>
          <w:tcPr>
            <w:tcW w:w="3041" w:type="dxa"/>
            <w:shd w:val="clear" w:color="auto" w:fill="FFF2CC" w:themeFill="accent4" w:themeFillTint="33"/>
          </w:tcPr>
          <w:p w14:paraId="5B7FE100" w14:textId="6E78B0D6" w:rsidR="00E13C45" w:rsidRDefault="00E13C45" w:rsidP="00A06199">
            <w:pPr>
              <w:pStyle w:val="BodyText"/>
            </w:pPr>
            <w:r>
              <w:t>Slot</w:t>
            </w:r>
            <w:r>
              <w:t xml:space="preserve"> period in clock cycles for Mode 0</w:t>
            </w:r>
          </w:p>
        </w:tc>
        <w:tc>
          <w:tcPr>
            <w:tcW w:w="742" w:type="dxa"/>
            <w:shd w:val="clear" w:color="auto" w:fill="FFF2CC" w:themeFill="accent4" w:themeFillTint="33"/>
          </w:tcPr>
          <w:p w14:paraId="53E79F02" w14:textId="62806EFC" w:rsidR="00E13C45" w:rsidRPr="00E13C45" w:rsidRDefault="00E13C45" w:rsidP="00A06199">
            <w:pPr>
              <w:pStyle w:val="BodyText"/>
            </w:pPr>
            <w:r w:rsidRPr="00E13C45">
              <w:t>184</w:t>
            </w:r>
            <w:r>
              <w:t>-</w:t>
            </w:r>
            <w:r w:rsidRPr="00E13C45">
              <w:t>320</w:t>
            </w:r>
          </w:p>
        </w:tc>
      </w:tr>
      <w:tr w:rsidR="004E34C2" w:rsidRPr="0020452D" w14:paraId="6D4BC0B0" w14:textId="77777777" w:rsidTr="00E13C45">
        <w:tc>
          <w:tcPr>
            <w:tcW w:w="950" w:type="dxa"/>
            <w:tcBorders>
              <w:top w:val="single" w:sz="12" w:space="0" w:color="auto"/>
            </w:tcBorders>
          </w:tcPr>
          <w:p w14:paraId="04DBF2BD" w14:textId="0C9BD1AF" w:rsidR="00A06199" w:rsidRDefault="00A06199" w:rsidP="00A06199">
            <w:pPr>
              <w:pStyle w:val="BodyText"/>
              <w:jc w:val="center"/>
            </w:pPr>
            <w:r>
              <w:t>0x10</w:t>
            </w:r>
          </w:p>
        </w:tc>
        <w:tc>
          <w:tcPr>
            <w:tcW w:w="864" w:type="dxa"/>
            <w:tcBorders>
              <w:top w:val="single" w:sz="12" w:space="0" w:color="auto"/>
            </w:tcBorders>
          </w:tcPr>
          <w:p w14:paraId="51FB8C15" w14:textId="7994DC4E" w:rsidR="00A06199" w:rsidRPr="0020452D" w:rsidRDefault="00A06199" w:rsidP="00A06199">
            <w:pPr>
              <w:pStyle w:val="BodyText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</w:tcPr>
          <w:p w14:paraId="595A741E" w14:textId="6117B57E" w:rsidR="00A06199" w:rsidRPr="0020452D" w:rsidRDefault="00A06199" w:rsidP="00A06199">
            <w:pPr>
              <w:pStyle w:val="BodyText"/>
              <w:jc w:val="center"/>
            </w:pPr>
            <w:r>
              <w:t>RO</w:t>
            </w:r>
          </w:p>
        </w:tc>
        <w:tc>
          <w:tcPr>
            <w:tcW w:w="2834" w:type="dxa"/>
            <w:tcBorders>
              <w:top w:val="single" w:sz="12" w:space="0" w:color="auto"/>
            </w:tcBorders>
          </w:tcPr>
          <w:p w14:paraId="7E258533" w14:textId="6932DF1E" w:rsidR="00A06199" w:rsidRDefault="00A06199" w:rsidP="00A06199">
            <w:pPr>
              <w:pStyle w:val="BodyText"/>
            </w:pPr>
            <w:r>
              <w:t>FRAME_CNT</w:t>
            </w:r>
          </w:p>
        </w:tc>
        <w:tc>
          <w:tcPr>
            <w:tcW w:w="703" w:type="dxa"/>
            <w:tcBorders>
              <w:top w:val="single" w:sz="12" w:space="0" w:color="auto"/>
            </w:tcBorders>
          </w:tcPr>
          <w:p w14:paraId="007401B9" w14:textId="0F1F708C" w:rsidR="00A06199" w:rsidRDefault="00A06199" w:rsidP="00A06199">
            <w:pPr>
              <w:pStyle w:val="BodyText"/>
              <w:jc w:val="center"/>
            </w:pPr>
            <w:r>
              <w:t>31</w:t>
            </w:r>
          </w:p>
        </w:tc>
        <w:tc>
          <w:tcPr>
            <w:tcW w:w="3041" w:type="dxa"/>
            <w:tcBorders>
              <w:top w:val="single" w:sz="12" w:space="0" w:color="auto"/>
            </w:tcBorders>
          </w:tcPr>
          <w:p w14:paraId="7D72C3FC" w14:textId="0637147F" w:rsidR="00A06199" w:rsidRDefault="00A06199" w:rsidP="00A06199">
            <w:pPr>
              <w:pStyle w:val="BodyText"/>
            </w:pPr>
            <w:r>
              <w:t>Number of generated frame pulses</w:t>
            </w:r>
          </w:p>
        </w:tc>
        <w:tc>
          <w:tcPr>
            <w:tcW w:w="742" w:type="dxa"/>
            <w:tcBorders>
              <w:top w:val="single" w:sz="12" w:space="0" w:color="auto"/>
            </w:tcBorders>
          </w:tcPr>
          <w:p w14:paraId="3B84B620" w14:textId="64A069A0" w:rsidR="00A06199" w:rsidRPr="0020452D" w:rsidRDefault="00A06199" w:rsidP="00A06199">
            <w:pPr>
              <w:pStyle w:val="BodyText"/>
            </w:pPr>
            <w:r>
              <w:t>n/s</w:t>
            </w:r>
          </w:p>
        </w:tc>
      </w:tr>
      <w:tr w:rsidR="004E34C2" w:rsidRPr="0020452D" w14:paraId="04EF67DC" w14:textId="77777777" w:rsidTr="00E13C45">
        <w:tc>
          <w:tcPr>
            <w:tcW w:w="950" w:type="dxa"/>
          </w:tcPr>
          <w:p w14:paraId="0D74CAAF" w14:textId="182D57F4" w:rsidR="00A06199" w:rsidRDefault="00A06199" w:rsidP="00A06199">
            <w:pPr>
              <w:pStyle w:val="BodyText"/>
              <w:jc w:val="center"/>
            </w:pPr>
            <w:r>
              <w:t>0x11</w:t>
            </w:r>
          </w:p>
        </w:tc>
        <w:tc>
          <w:tcPr>
            <w:tcW w:w="864" w:type="dxa"/>
          </w:tcPr>
          <w:p w14:paraId="3EB9DCF5" w14:textId="34FC09B1" w:rsidR="00A06199" w:rsidRPr="0020452D" w:rsidRDefault="00A06199" w:rsidP="00A06199">
            <w:pPr>
              <w:pStyle w:val="BodyText"/>
              <w:jc w:val="center"/>
            </w:pPr>
            <w:r>
              <w:t>[31:0]</w:t>
            </w:r>
          </w:p>
        </w:tc>
        <w:tc>
          <w:tcPr>
            <w:tcW w:w="693" w:type="dxa"/>
          </w:tcPr>
          <w:p w14:paraId="70A67622" w14:textId="440C8D76" w:rsidR="00A06199" w:rsidRPr="0020452D" w:rsidRDefault="00A06199" w:rsidP="00A06199">
            <w:pPr>
              <w:pStyle w:val="BodyText"/>
              <w:jc w:val="center"/>
            </w:pPr>
            <w:r>
              <w:t>RO</w:t>
            </w:r>
          </w:p>
        </w:tc>
        <w:tc>
          <w:tcPr>
            <w:tcW w:w="2834" w:type="dxa"/>
          </w:tcPr>
          <w:p w14:paraId="3D0EE685" w14:textId="48D9205A" w:rsidR="00A06199" w:rsidRDefault="00A06199" w:rsidP="00A06199">
            <w:pPr>
              <w:pStyle w:val="BodyText"/>
            </w:pPr>
            <w:r>
              <w:t>SLOT_CNT</w:t>
            </w:r>
          </w:p>
        </w:tc>
        <w:tc>
          <w:tcPr>
            <w:tcW w:w="703" w:type="dxa"/>
          </w:tcPr>
          <w:p w14:paraId="7FAE5301" w14:textId="649F14B0" w:rsidR="00A06199" w:rsidRDefault="00A06199" w:rsidP="00A06199">
            <w:pPr>
              <w:pStyle w:val="BodyText"/>
              <w:jc w:val="center"/>
            </w:pPr>
            <w:r>
              <w:t>31</w:t>
            </w:r>
          </w:p>
        </w:tc>
        <w:tc>
          <w:tcPr>
            <w:tcW w:w="3041" w:type="dxa"/>
          </w:tcPr>
          <w:p w14:paraId="5DB353A2" w14:textId="55C84FD5" w:rsidR="00A06199" w:rsidRDefault="00A06199" w:rsidP="00A06199">
            <w:pPr>
              <w:pStyle w:val="BodyText"/>
            </w:pPr>
            <w:r>
              <w:t>Number of generated slots pulses</w:t>
            </w:r>
          </w:p>
        </w:tc>
        <w:tc>
          <w:tcPr>
            <w:tcW w:w="742" w:type="dxa"/>
          </w:tcPr>
          <w:p w14:paraId="605701DD" w14:textId="2D0EC47D" w:rsidR="00A06199" w:rsidRPr="0020452D" w:rsidRDefault="00A06199" w:rsidP="00A06199">
            <w:pPr>
              <w:pStyle w:val="BodyText"/>
            </w:pPr>
            <w:r>
              <w:t>n/s</w:t>
            </w:r>
          </w:p>
        </w:tc>
      </w:tr>
      <w:tr w:rsidR="004E34C2" w:rsidRPr="00A66D66" w14:paraId="3D0E5017" w14:textId="77777777" w:rsidTr="00E13C45">
        <w:tc>
          <w:tcPr>
            <w:tcW w:w="950" w:type="dxa"/>
            <w:tcBorders>
              <w:bottom w:val="single" w:sz="12" w:space="0" w:color="auto"/>
            </w:tcBorders>
          </w:tcPr>
          <w:p w14:paraId="6F701DF6" w14:textId="69B4163B" w:rsidR="00A06199" w:rsidRDefault="00A66D66" w:rsidP="00A06199">
            <w:pPr>
              <w:pStyle w:val="BodyText"/>
              <w:jc w:val="center"/>
            </w:pPr>
            <w:r>
              <w:t>0x12</w:t>
            </w:r>
          </w:p>
        </w:tc>
        <w:tc>
          <w:tcPr>
            <w:tcW w:w="864" w:type="dxa"/>
            <w:tcBorders>
              <w:bottom w:val="single" w:sz="12" w:space="0" w:color="auto"/>
            </w:tcBorders>
          </w:tcPr>
          <w:p w14:paraId="4B4137FE" w14:textId="55A32E3C" w:rsidR="00A06199" w:rsidRPr="0020452D" w:rsidRDefault="00A66D66" w:rsidP="00A06199">
            <w:pPr>
              <w:pStyle w:val="BodyText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bottom w:val="single" w:sz="12" w:space="0" w:color="auto"/>
            </w:tcBorders>
          </w:tcPr>
          <w:p w14:paraId="4F550421" w14:textId="512E67E0" w:rsidR="00A06199" w:rsidRPr="0020452D" w:rsidRDefault="00A66D66" w:rsidP="00A06199">
            <w:pPr>
              <w:pStyle w:val="BodyText"/>
              <w:jc w:val="center"/>
            </w:pPr>
            <w:r>
              <w:t>RO</w:t>
            </w:r>
          </w:p>
        </w:tc>
        <w:tc>
          <w:tcPr>
            <w:tcW w:w="2834" w:type="dxa"/>
            <w:tcBorders>
              <w:bottom w:val="single" w:sz="12" w:space="0" w:color="auto"/>
            </w:tcBorders>
          </w:tcPr>
          <w:p w14:paraId="0B8C4F31" w14:textId="5B3592FB" w:rsidR="00A06199" w:rsidRDefault="00A66D66" w:rsidP="00A06199">
            <w:pPr>
              <w:pStyle w:val="BodyText"/>
            </w:pPr>
            <w:r>
              <w:t>EXC_DBL_NEXT_FRAME</w:t>
            </w:r>
          </w:p>
        </w:tc>
        <w:tc>
          <w:tcPr>
            <w:tcW w:w="703" w:type="dxa"/>
            <w:tcBorders>
              <w:bottom w:val="single" w:sz="12" w:space="0" w:color="auto"/>
            </w:tcBorders>
          </w:tcPr>
          <w:p w14:paraId="20C6BF2E" w14:textId="132E461D" w:rsidR="00A06199" w:rsidRDefault="00A66D66" w:rsidP="00A06199">
            <w:pPr>
              <w:pStyle w:val="BodyText"/>
              <w:jc w:val="center"/>
            </w:pPr>
            <w:r>
              <w:t>31</w:t>
            </w:r>
          </w:p>
        </w:tc>
        <w:tc>
          <w:tcPr>
            <w:tcW w:w="3041" w:type="dxa"/>
            <w:tcBorders>
              <w:bottom w:val="single" w:sz="12" w:space="0" w:color="auto"/>
            </w:tcBorders>
          </w:tcPr>
          <w:p w14:paraId="03A0F9EB" w14:textId="4820AD55" w:rsidR="00A06199" w:rsidRDefault="00A66D66" w:rsidP="00A06199">
            <w:pPr>
              <w:pStyle w:val="BodyText"/>
            </w:pPr>
            <w:r>
              <w:t xml:space="preserve">Number of exceptions with double </w:t>
            </w:r>
            <w:proofErr w:type="spellStart"/>
            <w:r>
              <w:t>next_frame</w:t>
            </w:r>
            <w:proofErr w:type="spellEnd"/>
            <w:r>
              <w:t xml:space="preserve"> pulses within one frame </w:t>
            </w:r>
            <w:proofErr w:type="spellStart"/>
            <w:r>
              <w:t>peiod</w:t>
            </w:r>
            <w:proofErr w:type="spellEnd"/>
          </w:p>
        </w:tc>
        <w:tc>
          <w:tcPr>
            <w:tcW w:w="742" w:type="dxa"/>
            <w:tcBorders>
              <w:bottom w:val="single" w:sz="12" w:space="0" w:color="auto"/>
            </w:tcBorders>
          </w:tcPr>
          <w:p w14:paraId="0ECF2D6C" w14:textId="64808653" w:rsidR="00A06199" w:rsidRPr="0020452D" w:rsidRDefault="00A66D66" w:rsidP="00A06199">
            <w:pPr>
              <w:pStyle w:val="BodyText"/>
            </w:pPr>
            <w:r>
              <w:t>n/s</w:t>
            </w:r>
          </w:p>
        </w:tc>
      </w:tr>
      <w:tr w:rsidR="008B6AC1" w:rsidRPr="00E13C45" w14:paraId="34A5193D" w14:textId="77777777" w:rsidTr="002627FA">
        <w:tc>
          <w:tcPr>
            <w:tcW w:w="950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6923639C" w14:textId="4A4F7171" w:rsidR="00A06199" w:rsidRDefault="00684651" w:rsidP="00A06199">
            <w:pPr>
              <w:pStyle w:val="BodyText"/>
              <w:jc w:val="center"/>
            </w:pPr>
            <w:r>
              <w:t>0x20</w:t>
            </w:r>
          </w:p>
        </w:tc>
        <w:tc>
          <w:tcPr>
            <w:tcW w:w="864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6631CD4E" w14:textId="44B47DF4" w:rsidR="00A06199" w:rsidRPr="0020452D" w:rsidRDefault="00684651" w:rsidP="00A06199">
            <w:pPr>
              <w:pStyle w:val="BodyText"/>
              <w:jc w:val="center"/>
            </w:pPr>
            <w:r>
              <w:t>[31:0]</w:t>
            </w:r>
          </w:p>
        </w:tc>
        <w:tc>
          <w:tcPr>
            <w:tcW w:w="693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0FBDFB0D" w14:textId="45FC10CC" w:rsidR="00A06199" w:rsidRPr="0020452D" w:rsidRDefault="00684651" w:rsidP="00A06199">
            <w:pPr>
              <w:pStyle w:val="BodyText"/>
              <w:jc w:val="center"/>
            </w:pPr>
            <w:r>
              <w:t>RO</w:t>
            </w:r>
          </w:p>
        </w:tc>
        <w:tc>
          <w:tcPr>
            <w:tcW w:w="2834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0654E709" w14:textId="1AD11411" w:rsidR="00A06199" w:rsidRPr="00E13C45" w:rsidRDefault="00E13C45" w:rsidP="00A06199">
            <w:pPr>
              <w:pStyle w:val="BodyText"/>
            </w:pPr>
            <w:r>
              <w:t>ESTIM_FRAME_PERIOD</w:t>
            </w:r>
          </w:p>
        </w:tc>
        <w:tc>
          <w:tcPr>
            <w:tcW w:w="703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022FF86C" w14:textId="0AED78B6" w:rsidR="00A06199" w:rsidRDefault="00E13C45" w:rsidP="00A06199">
            <w:pPr>
              <w:pStyle w:val="BodyText"/>
              <w:jc w:val="center"/>
            </w:pPr>
            <w:r>
              <w:t>31</w:t>
            </w:r>
          </w:p>
        </w:tc>
        <w:tc>
          <w:tcPr>
            <w:tcW w:w="3041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055A0AE6" w14:textId="18244E05" w:rsidR="00A06199" w:rsidRDefault="00E13C45" w:rsidP="00A06199">
            <w:pPr>
              <w:pStyle w:val="BodyText"/>
            </w:pPr>
            <w:r>
              <w:t>The last estimation of a frame period in PHY clock cycles</w:t>
            </w:r>
          </w:p>
        </w:tc>
        <w:tc>
          <w:tcPr>
            <w:tcW w:w="742" w:type="dxa"/>
            <w:tcBorders>
              <w:top w:val="single" w:sz="12" w:space="0" w:color="auto"/>
            </w:tcBorders>
            <w:shd w:val="clear" w:color="auto" w:fill="FFF2CC" w:themeFill="accent4" w:themeFillTint="33"/>
          </w:tcPr>
          <w:p w14:paraId="1EC63327" w14:textId="6E6FA770" w:rsidR="00A06199" w:rsidRPr="0020452D" w:rsidRDefault="00E13C45" w:rsidP="00A06199">
            <w:pPr>
              <w:pStyle w:val="BodyText"/>
            </w:pPr>
            <w:r>
              <w:t>n/s</w:t>
            </w:r>
          </w:p>
        </w:tc>
      </w:tr>
      <w:tr w:rsidR="00E13C45" w:rsidRPr="00E13C45" w14:paraId="204C662A" w14:textId="77777777" w:rsidTr="002627FA">
        <w:tc>
          <w:tcPr>
            <w:tcW w:w="950" w:type="dxa"/>
            <w:shd w:val="clear" w:color="auto" w:fill="FFF2CC" w:themeFill="accent4" w:themeFillTint="33"/>
          </w:tcPr>
          <w:p w14:paraId="79329542" w14:textId="1DD69024" w:rsidR="00E13C45" w:rsidRDefault="00E13C45" w:rsidP="00E13C45">
            <w:pPr>
              <w:pStyle w:val="BodyText"/>
              <w:jc w:val="center"/>
            </w:pPr>
            <w:r>
              <w:t>0x2</w:t>
            </w:r>
            <w:r>
              <w:t>1</w:t>
            </w:r>
          </w:p>
        </w:tc>
        <w:tc>
          <w:tcPr>
            <w:tcW w:w="864" w:type="dxa"/>
            <w:shd w:val="clear" w:color="auto" w:fill="FFF2CC" w:themeFill="accent4" w:themeFillTint="33"/>
          </w:tcPr>
          <w:p w14:paraId="2495039C" w14:textId="3ACD0418" w:rsidR="00E13C45" w:rsidRPr="0020452D" w:rsidRDefault="00E13C45" w:rsidP="00E13C45">
            <w:pPr>
              <w:pStyle w:val="BodyText"/>
              <w:jc w:val="center"/>
            </w:pPr>
            <w:r>
              <w:t>[31:0]</w:t>
            </w:r>
          </w:p>
        </w:tc>
        <w:tc>
          <w:tcPr>
            <w:tcW w:w="693" w:type="dxa"/>
            <w:shd w:val="clear" w:color="auto" w:fill="FFF2CC" w:themeFill="accent4" w:themeFillTint="33"/>
          </w:tcPr>
          <w:p w14:paraId="03B835A4" w14:textId="6622E97A" w:rsidR="00E13C45" w:rsidRPr="0020452D" w:rsidRDefault="00E13C45" w:rsidP="00E13C45">
            <w:pPr>
              <w:pStyle w:val="BodyText"/>
              <w:jc w:val="center"/>
            </w:pPr>
            <w:r>
              <w:t>RO</w:t>
            </w:r>
          </w:p>
        </w:tc>
        <w:tc>
          <w:tcPr>
            <w:tcW w:w="2834" w:type="dxa"/>
            <w:shd w:val="clear" w:color="auto" w:fill="FFF2CC" w:themeFill="accent4" w:themeFillTint="33"/>
          </w:tcPr>
          <w:p w14:paraId="4CEE905F" w14:textId="0A120030" w:rsidR="00E13C45" w:rsidRDefault="00E13C45" w:rsidP="00E13C45">
            <w:pPr>
              <w:pStyle w:val="BodyText"/>
            </w:pPr>
            <w:r>
              <w:t>ESTIM_</w:t>
            </w:r>
            <w:r>
              <w:t>SLOT</w:t>
            </w:r>
            <w:r>
              <w:t>_PERIOD</w:t>
            </w:r>
          </w:p>
        </w:tc>
        <w:tc>
          <w:tcPr>
            <w:tcW w:w="703" w:type="dxa"/>
            <w:shd w:val="clear" w:color="auto" w:fill="FFF2CC" w:themeFill="accent4" w:themeFillTint="33"/>
          </w:tcPr>
          <w:p w14:paraId="77256466" w14:textId="67DE47E3" w:rsidR="00E13C45" w:rsidRDefault="00E13C45" w:rsidP="00E13C45">
            <w:pPr>
              <w:pStyle w:val="BodyText"/>
              <w:jc w:val="center"/>
            </w:pPr>
            <w:r>
              <w:t>31</w:t>
            </w:r>
          </w:p>
        </w:tc>
        <w:tc>
          <w:tcPr>
            <w:tcW w:w="3041" w:type="dxa"/>
            <w:shd w:val="clear" w:color="auto" w:fill="FFF2CC" w:themeFill="accent4" w:themeFillTint="33"/>
          </w:tcPr>
          <w:p w14:paraId="70899FBA" w14:textId="15FE33EE" w:rsidR="00E13C45" w:rsidRDefault="00E13C45" w:rsidP="00E13C45">
            <w:pPr>
              <w:pStyle w:val="BodyText"/>
            </w:pPr>
            <w:r>
              <w:t xml:space="preserve">The last estimation of </w:t>
            </w:r>
            <w:r>
              <w:t>a slot</w:t>
            </w:r>
            <w:r>
              <w:t xml:space="preserve"> period in </w:t>
            </w:r>
            <w:r>
              <w:t xml:space="preserve">PHY </w:t>
            </w:r>
            <w:r>
              <w:t>clock cycles</w:t>
            </w:r>
          </w:p>
        </w:tc>
        <w:tc>
          <w:tcPr>
            <w:tcW w:w="742" w:type="dxa"/>
            <w:shd w:val="clear" w:color="auto" w:fill="FFF2CC" w:themeFill="accent4" w:themeFillTint="33"/>
          </w:tcPr>
          <w:p w14:paraId="6AC19A61" w14:textId="368B849A" w:rsidR="00E13C45" w:rsidRPr="0020452D" w:rsidRDefault="00E13C45" w:rsidP="00E13C45">
            <w:pPr>
              <w:pStyle w:val="BodyText"/>
            </w:pPr>
            <w:r>
              <w:t>n/s</w:t>
            </w:r>
          </w:p>
        </w:tc>
      </w:tr>
      <w:tr w:rsidR="00E13C45" w14:paraId="046F8830" w14:textId="77777777" w:rsidTr="00E13C45">
        <w:trPr>
          <w:ins w:id="5" w:author="Andrey Shevchenko" w:date="2021-01-27T23:54:00Z"/>
          <w:del w:id="6" w:author="Dmitry Kalinin" w:date="2021-02-03T11:47:00Z"/>
        </w:trPr>
        <w:tc>
          <w:tcPr>
            <w:tcW w:w="950" w:type="dxa"/>
          </w:tcPr>
          <w:p w14:paraId="3CC60A3C" w14:textId="77777777" w:rsidR="00E13C45" w:rsidRPr="00942B31" w:rsidRDefault="00E13C45" w:rsidP="00E13C45">
            <w:pPr>
              <w:pStyle w:val="BodyText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0x</w:t>
            </w:r>
            <w:r>
              <w:t>14</w:t>
            </w:r>
          </w:p>
        </w:tc>
        <w:tc>
          <w:tcPr>
            <w:tcW w:w="864" w:type="dxa"/>
          </w:tcPr>
          <w:p w14:paraId="148367CE" w14:textId="77777777" w:rsidR="00E13C45" w:rsidRPr="00942B31" w:rsidRDefault="00E13C45" w:rsidP="00E13C45">
            <w:pPr>
              <w:pStyle w:val="BodyText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[31:0]</w:t>
            </w:r>
          </w:p>
        </w:tc>
        <w:tc>
          <w:tcPr>
            <w:tcW w:w="693" w:type="dxa"/>
          </w:tcPr>
          <w:p w14:paraId="103212AB" w14:textId="77777777" w:rsidR="00E13C45" w:rsidRPr="00942B31" w:rsidRDefault="00E13C45" w:rsidP="00E13C45">
            <w:pPr>
              <w:pStyle w:val="BodyText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RO</w:t>
            </w:r>
          </w:p>
        </w:tc>
        <w:tc>
          <w:tcPr>
            <w:tcW w:w="2834" w:type="dxa"/>
          </w:tcPr>
          <w:p w14:paraId="6C02F2E0" w14:textId="77777777" w:rsidR="00E13C45" w:rsidRPr="00263A92" w:rsidRDefault="00E13C45" w:rsidP="00E13C45">
            <w:pPr>
              <w:pStyle w:val="BodyText"/>
            </w:pPr>
            <w:r w:rsidRPr="000C672A">
              <w:t>DL_PAR</w:t>
            </w:r>
            <w:r>
              <w:t>S</w:t>
            </w:r>
            <w:r w:rsidRPr="000C672A">
              <w:t>_CH_ID_ERR</w:t>
            </w:r>
          </w:p>
        </w:tc>
        <w:tc>
          <w:tcPr>
            <w:tcW w:w="703" w:type="dxa"/>
          </w:tcPr>
          <w:p w14:paraId="482C6386" w14:textId="77777777" w:rsidR="00E13C45" w:rsidRDefault="00E13C45" w:rsidP="00E13C45">
            <w:pPr>
              <w:pStyle w:val="BodyText"/>
              <w:jc w:val="center"/>
            </w:pPr>
            <w:r>
              <w:t>32</w:t>
            </w:r>
          </w:p>
        </w:tc>
        <w:tc>
          <w:tcPr>
            <w:tcW w:w="3041" w:type="dxa"/>
          </w:tcPr>
          <w:p w14:paraId="69F2F819" w14:textId="77777777" w:rsidR="00E13C45" w:rsidRPr="000C672A" w:rsidRDefault="00E13C45" w:rsidP="00E13C45">
            <w:pPr>
              <w:pStyle w:val="BodyText"/>
            </w:pPr>
            <w:r w:rsidRPr="000C672A">
              <w:t>Error channel ID for DL stream parser</w:t>
            </w:r>
          </w:p>
        </w:tc>
        <w:tc>
          <w:tcPr>
            <w:tcW w:w="742" w:type="dxa"/>
          </w:tcPr>
          <w:p w14:paraId="2924D0EB" w14:textId="77777777" w:rsidR="00E13C45" w:rsidRPr="00942B31" w:rsidRDefault="00E13C45" w:rsidP="00E13C45">
            <w:pPr>
              <w:pStyle w:val="BodyText"/>
              <w:rPr>
                <w:lang w:val="ru-RU"/>
              </w:rPr>
            </w:pPr>
            <w:r w:rsidRPr="00942B31">
              <w:rPr>
                <w:lang w:val="ru-RU"/>
              </w:rPr>
              <w:t>0</w:t>
            </w:r>
          </w:p>
        </w:tc>
      </w:tr>
      <w:tr w:rsidR="00E13C45" w14:paraId="34D6E6EA" w14:textId="77777777" w:rsidTr="00E13C45">
        <w:trPr>
          <w:ins w:id="7" w:author="Andrey Shevchenko" w:date="2021-01-27T23:54:00Z"/>
          <w:del w:id="8" w:author="Dmitry Kalinin" w:date="2021-02-03T11:47:00Z"/>
        </w:trPr>
        <w:tc>
          <w:tcPr>
            <w:tcW w:w="950" w:type="dxa"/>
          </w:tcPr>
          <w:p w14:paraId="45C8517C" w14:textId="77777777" w:rsidR="00E13C45" w:rsidRPr="00942B31" w:rsidRDefault="00E13C45" w:rsidP="00E13C45">
            <w:pPr>
              <w:pStyle w:val="BodyText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0x</w:t>
            </w:r>
            <w:r>
              <w:t>15</w:t>
            </w:r>
          </w:p>
        </w:tc>
        <w:tc>
          <w:tcPr>
            <w:tcW w:w="864" w:type="dxa"/>
          </w:tcPr>
          <w:p w14:paraId="30EAD6CB" w14:textId="77777777" w:rsidR="00E13C45" w:rsidRPr="00942B31" w:rsidRDefault="00E13C45" w:rsidP="00E13C45">
            <w:pPr>
              <w:pStyle w:val="BodyText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[31:0]</w:t>
            </w:r>
          </w:p>
        </w:tc>
        <w:tc>
          <w:tcPr>
            <w:tcW w:w="693" w:type="dxa"/>
          </w:tcPr>
          <w:p w14:paraId="3C3EEDEE" w14:textId="77777777" w:rsidR="00E13C45" w:rsidRPr="00942B31" w:rsidRDefault="00E13C45" w:rsidP="00E13C45">
            <w:pPr>
              <w:pStyle w:val="BodyText"/>
              <w:jc w:val="center"/>
              <w:rPr>
                <w:lang w:val="ru-RU"/>
              </w:rPr>
            </w:pPr>
            <w:r w:rsidRPr="00942B31">
              <w:rPr>
                <w:lang w:val="ru-RU"/>
              </w:rPr>
              <w:t>RO</w:t>
            </w:r>
          </w:p>
        </w:tc>
        <w:tc>
          <w:tcPr>
            <w:tcW w:w="2834" w:type="dxa"/>
          </w:tcPr>
          <w:p w14:paraId="553AA88A" w14:textId="77777777" w:rsidR="00E13C45" w:rsidRPr="000C672A" w:rsidRDefault="00E13C45" w:rsidP="00E13C45">
            <w:pPr>
              <w:pStyle w:val="BodyText"/>
            </w:pPr>
            <w:r w:rsidRPr="000C672A">
              <w:t>UL_PARS_CH_ID_ERR</w:t>
            </w:r>
          </w:p>
        </w:tc>
        <w:tc>
          <w:tcPr>
            <w:tcW w:w="703" w:type="dxa"/>
          </w:tcPr>
          <w:p w14:paraId="4660913F" w14:textId="77777777" w:rsidR="00E13C45" w:rsidRDefault="00E13C45" w:rsidP="00E13C45">
            <w:pPr>
              <w:pStyle w:val="BodyText"/>
              <w:jc w:val="center"/>
            </w:pPr>
            <w:r>
              <w:t>32</w:t>
            </w:r>
          </w:p>
        </w:tc>
        <w:tc>
          <w:tcPr>
            <w:tcW w:w="3041" w:type="dxa"/>
          </w:tcPr>
          <w:p w14:paraId="01B0F2EF" w14:textId="77777777" w:rsidR="00E13C45" w:rsidRPr="000C672A" w:rsidRDefault="00E13C45" w:rsidP="00E13C45">
            <w:pPr>
              <w:pStyle w:val="BodyText"/>
            </w:pPr>
            <w:r w:rsidRPr="000C672A">
              <w:t>Error channel ID for UL stream parser</w:t>
            </w:r>
          </w:p>
        </w:tc>
        <w:tc>
          <w:tcPr>
            <w:tcW w:w="742" w:type="dxa"/>
          </w:tcPr>
          <w:p w14:paraId="7C647484" w14:textId="77777777" w:rsidR="00E13C45" w:rsidRPr="00942B31" w:rsidRDefault="00E13C45" w:rsidP="00E13C45">
            <w:pPr>
              <w:pStyle w:val="BodyText"/>
              <w:rPr>
                <w:lang w:val="ru-RU"/>
              </w:rPr>
            </w:pPr>
            <w:r w:rsidRPr="00942B31">
              <w:rPr>
                <w:lang w:val="ru-RU"/>
              </w:rPr>
              <w:t>0</w:t>
            </w:r>
          </w:p>
        </w:tc>
      </w:tr>
      <w:bookmarkEnd w:id="0"/>
    </w:tbl>
    <w:p w14:paraId="5560D870" w14:textId="77777777" w:rsidR="006F0620" w:rsidRDefault="006F0620"/>
    <w:sectPr w:rsidR="006F0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Shevchenko">
    <w15:presenceInfo w15:providerId="None" w15:userId="Andrey Shevchenk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2D"/>
    <w:rsid w:val="000033FA"/>
    <w:rsid w:val="000C55A1"/>
    <w:rsid w:val="001E085C"/>
    <w:rsid w:val="0020452D"/>
    <w:rsid w:val="002507D7"/>
    <w:rsid w:val="002573DD"/>
    <w:rsid w:val="002627FA"/>
    <w:rsid w:val="0032013C"/>
    <w:rsid w:val="00386396"/>
    <w:rsid w:val="004E34C2"/>
    <w:rsid w:val="00684651"/>
    <w:rsid w:val="00695AD6"/>
    <w:rsid w:val="006F0620"/>
    <w:rsid w:val="006F687B"/>
    <w:rsid w:val="008B6AC1"/>
    <w:rsid w:val="008F6C59"/>
    <w:rsid w:val="00967BFD"/>
    <w:rsid w:val="00996B73"/>
    <w:rsid w:val="009F3556"/>
    <w:rsid w:val="00A06199"/>
    <w:rsid w:val="00A40052"/>
    <w:rsid w:val="00A66D66"/>
    <w:rsid w:val="00A82F82"/>
    <w:rsid w:val="00A90043"/>
    <w:rsid w:val="00AA15E3"/>
    <w:rsid w:val="00AB5B7C"/>
    <w:rsid w:val="00AB6D11"/>
    <w:rsid w:val="00AC3C53"/>
    <w:rsid w:val="00B33612"/>
    <w:rsid w:val="00B76593"/>
    <w:rsid w:val="00C6272C"/>
    <w:rsid w:val="00CC2307"/>
    <w:rsid w:val="00CD5527"/>
    <w:rsid w:val="00E13C45"/>
    <w:rsid w:val="00E5022D"/>
    <w:rsid w:val="00E62DFA"/>
    <w:rsid w:val="00F22B55"/>
    <w:rsid w:val="00F450A0"/>
    <w:rsid w:val="00F71872"/>
    <w:rsid w:val="00FE188D"/>
    <w:rsid w:val="00FE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94D1A8"/>
  <w15:chartTrackingRefBased/>
  <w15:docId w15:val="{31EF1226-975E-49BA-AE05-6DA79D0C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52D"/>
    <w:pPr>
      <w:spacing w:after="120" w:line="240" w:lineRule="auto"/>
      <w:jc w:val="both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20452D"/>
    <w:rPr>
      <w:rFonts w:eastAsia="Times New Roman" w:cs="Times New Roman"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0452D"/>
    <w:rPr>
      <w:rFonts w:ascii="Times New Roman" w:eastAsia="Times New Roman" w:hAnsi="Times New Roman" w:cs="Times New Roman"/>
      <w:bCs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96B7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3042AECF8E0C4A97B94560B47BF044" ma:contentTypeVersion="6" ma:contentTypeDescription="Create a new document." ma:contentTypeScope="" ma:versionID="66ff133dcca5cb703d1b85e33fd5468e">
  <xsd:schema xmlns:xsd="http://www.w3.org/2001/XMLSchema" xmlns:xs="http://www.w3.org/2001/XMLSchema" xmlns:p="http://schemas.microsoft.com/office/2006/metadata/properties" xmlns:ns2="0576311f-0395-4cf8-bc4e-f46122b7a7b7" xmlns:ns3="c06088ba-6349-45ff-9cb8-5c6eeb3df9dc" targetNamespace="http://schemas.microsoft.com/office/2006/metadata/properties" ma:root="true" ma:fieldsID="40ced19d71466fe00179595e8c0fe313" ns2:_="" ns3:_="">
    <xsd:import namespace="0576311f-0395-4cf8-bc4e-f46122b7a7b7"/>
    <xsd:import namespace="c06088ba-6349-45ff-9cb8-5c6eeb3df9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6311f-0395-4cf8-bc4e-f46122b7a7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088ba-6349-45ff-9cb8-5c6eeb3df9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0C9F34-4021-48FA-AADC-6AA3C2104E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C75531-3B08-4B0F-B03D-A483F77C3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6311f-0395-4cf8-bc4e-f46122b7a7b7"/>
    <ds:schemaRef ds:uri="c06088ba-6349-45ff-9cb8-5c6eeb3df9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D058B1-5137-4084-9866-18D711A15C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10486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Shevchenko</dc:creator>
  <cp:keywords/>
  <dc:description/>
  <cp:lastModifiedBy>Andrey Shevchenko</cp:lastModifiedBy>
  <cp:revision>9</cp:revision>
  <dcterms:created xsi:type="dcterms:W3CDTF">2021-04-29T21:44:00Z</dcterms:created>
  <dcterms:modified xsi:type="dcterms:W3CDTF">2021-05-12T08:55:00Z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0x010100EC3042AECF8E0C4A97B94560B47BF044</vt:lpwstr>
  </property>
</Properties>
</file>