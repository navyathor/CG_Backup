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4F60" w14:textId="24E0CE48" w:rsidR="00504134" w:rsidRPr="00E36066" w:rsidRDefault="00504134" w:rsidP="002F61DE">
      <w:pPr>
        <w:tabs>
          <w:tab w:val="left" w:pos="2148"/>
        </w:tabs>
        <w:jc w:val="center"/>
        <w:rPr>
          <w:rFonts w:cs="Arial"/>
          <w:b/>
          <w:bCs/>
          <w:sz w:val="30"/>
          <w:szCs w:val="30"/>
        </w:rPr>
      </w:pPr>
      <w:r w:rsidRPr="00E36066">
        <w:rPr>
          <w:rFonts w:cs="Arial"/>
          <w:b/>
          <w:bCs/>
          <w:sz w:val="26"/>
          <w:szCs w:val="26"/>
        </w:rPr>
        <w:t>Statement of Work</w:t>
      </w:r>
      <w:r w:rsidR="002F61DE" w:rsidRPr="00E36066">
        <w:rPr>
          <w:rFonts w:cs="Arial"/>
          <w:b/>
          <w:bCs/>
          <w:sz w:val="26"/>
          <w:szCs w:val="26"/>
        </w:rPr>
        <w:t xml:space="preserve"> – </w:t>
      </w:r>
      <w:r w:rsidR="00E36066" w:rsidRPr="00E36066">
        <w:rPr>
          <w:rFonts w:cs="Arial"/>
          <w:b/>
          <w:bCs/>
          <w:sz w:val="26"/>
          <w:szCs w:val="26"/>
        </w:rPr>
        <w:t>GEN11 Verifier OS</w:t>
      </w:r>
      <w:r w:rsidR="002F61DE" w:rsidRPr="00E36066">
        <w:rPr>
          <w:rFonts w:cs="Arial"/>
          <w:b/>
          <w:bCs/>
          <w:sz w:val="26"/>
          <w:szCs w:val="26"/>
        </w:rPr>
        <w:t xml:space="preserve"> Deployment</w:t>
      </w:r>
    </w:p>
    <w:p w14:paraId="27929DC6" w14:textId="77777777" w:rsidR="002F61DE" w:rsidRPr="00E36066" w:rsidRDefault="002F61DE" w:rsidP="00504134">
      <w:pPr>
        <w:rPr>
          <w:rFonts w:cs="Arial"/>
        </w:rPr>
      </w:pPr>
    </w:p>
    <w:p w14:paraId="02C2E1C8" w14:textId="376E1DB1" w:rsidR="00504134" w:rsidRPr="00E36066" w:rsidRDefault="46ABF20E" w:rsidP="00504134">
      <w:pPr>
        <w:rPr>
          <w:rFonts w:cs="Arial"/>
        </w:rPr>
      </w:pPr>
      <w:r w:rsidRPr="2717DE51">
        <w:rPr>
          <w:rFonts w:cs="Arial"/>
        </w:rPr>
        <w:t xml:space="preserve">This Statement of Work (SOW) is entered into this </w:t>
      </w:r>
      <w:r w:rsidR="1448810D" w:rsidRPr="2717DE51">
        <w:rPr>
          <w:rFonts w:cs="Arial"/>
          <w:b/>
          <w:bCs/>
        </w:rPr>
        <w:t>18</w:t>
      </w:r>
      <w:r w:rsidR="1448810D" w:rsidRPr="2717DE51">
        <w:rPr>
          <w:rFonts w:cs="Arial"/>
          <w:b/>
          <w:bCs/>
          <w:vertAlign w:val="superscript"/>
        </w:rPr>
        <w:t>th</w:t>
      </w:r>
      <w:r w:rsidR="1448810D" w:rsidRPr="2717DE51">
        <w:rPr>
          <w:rFonts w:cs="Arial"/>
          <w:b/>
          <w:bCs/>
        </w:rPr>
        <w:t xml:space="preserve"> </w:t>
      </w:r>
      <w:r w:rsidR="0F6DB28C" w:rsidRPr="2717DE51">
        <w:rPr>
          <w:rFonts w:cs="Arial"/>
          <w:b/>
          <w:bCs/>
        </w:rPr>
        <w:t xml:space="preserve">November </w:t>
      </w:r>
      <w:r w:rsidR="2870EDB7" w:rsidRPr="2717DE51">
        <w:rPr>
          <w:rFonts w:cs="Arial"/>
          <w:b/>
          <w:bCs/>
        </w:rPr>
        <w:t>2024</w:t>
      </w:r>
      <w:r w:rsidR="2870EDB7" w:rsidRPr="2717DE51">
        <w:rPr>
          <w:rFonts w:cs="Arial"/>
        </w:rPr>
        <w:t xml:space="preserve"> </w:t>
      </w:r>
      <w:r w:rsidRPr="2717DE51">
        <w:rPr>
          <w:rFonts w:cs="Arial"/>
        </w:rPr>
        <w:t>(the “</w:t>
      </w:r>
      <w:r w:rsidRPr="2717DE51">
        <w:rPr>
          <w:rFonts w:cs="Arial"/>
          <w:b/>
          <w:bCs/>
        </w:rPr>
        <w:t>SOW Effective Date</w:t>
      </w:r>
      <w:r w:rsidRPr="2717DE51">
        <w:rPr>
          <w:rFonts w:cs="Arial"/>
        </w:rPr>
        <w:t>”) by and between</w:t>
      </w:r>
      <w:r w:rsidR="6507795F" w:rsidRPr="2717DE51">
        <w:rPr>
          <w:rFonts w:cs="Arial"/>
        </w:rPr>
        <w:t xml:space="preserve"> </w:t>
      </w:r>
      <w:r w:rsidR="7A1DDEEE" w:rsidRPr="2717DE51">
        <w:rPr>
          <w:rFonts w:cs="Arial"/>
          <w:b/>
          <w:bCs/>
          <w:sz w:val="22"/>
          <w:szCs w:val="22"/>
        </w:rPr>
        <w:t>Exfo Solutions</w:t>
      </w:r>
      <w:r w:rsidRPr="2717DE51">
        <w:rPr>
          <w:rFonts w:cs="Arial"/>
          <w:b/>
          <w:bCs/>
        </w:rPr>
        <w:t xml:space="preserve"> </w:t>
      </w:r>
      <w:r w:rsidRPr="2717DE51">
        <w:rPr>
          <w:rFonts w:cs="Arial"/>
        </w:rPr>
        <w:t>(“</w:t>
      </w:r>
      <w:r w:rsidR="0C117185" w:rsidRPr="2717DE51">
        <w:rPr>
          <w:rFonts w:cs="Arial"/>
          <w:b/>
          <w:bCs/>
        </w:rPr>
        <w:t>Client</w:t>
      </w:r>
      <w:r w:rsidRPr="2717DE51">
        <w:rPr>
          <w:rFonts w:cs="Arial"/>
        </w:rPr>
        <w:t>”)</w:t>
      </w:r>
      <w:r w:rsidR="008E25D9" w:rsidRPr="2717DE51">
        <w:rPr>
          <w:rFonts w:cs="Arial"/>
        </w:rPr>
        <w:t xml:space="preserve"> an affiliate of EXFO </w:t>
      </w:r>
      <w:r w:rsidR="00013492">
        <w:rPr>
          <w:rFonts w:cs="Arial"/>
        </w:rPr>
        <w:t>Inc</w:t>
      </w:r>
      <w:r w:rsidRPr="2717DE51">
        <w:rPr>
          <w:rFonts w:cs="Arial"/>
        </w:rPr>
        <w:t xml:space="preserve"> and </w:t>
      </w:r>
      <w:r w:rsidR="5E0CFF6A" w:rsidRPr="2717DE51">
        <w:rPr>
          <w:rFonts w:cs="Arial"/>
          <w:b/>
          <w:bCs/>
        </w:rPr>
        <w:t>Capgemini</w:t>
      </w:r>
      <w:r w:rsidR="2870EDB7" w:rsidRPr="2717DE51">
        <w:rPr>
          <w:rFonts w:cs="Arial"/>
          <w:b/>
          <w:bCs/>
        </w:rPr>
        <w:t xml:space="preserve"> UK Plc</w:t>
      </w:r>
      <w:r w:rsidRPr="2717DE51">
        <w:rPr>
          <w:rFonts w:cs="Arial"/>
        </w:rPr>
        <w:t xml:space="preserve">, a company incorporated in and existing under the laws of </w:t>
      </w:r>
      <w:r w:rsidR="2870EDB7" w:rsidRPr="2717DE51">
        <w:rPr>
          <w:rFonts w:cs="Arial"/>
        </w:rPr>
        <w:t xml:space="preserve">England &amp; Wales </w:t>
      </w:r>
      <w:r w:rsidRPr="2717DE51">
        <w:rPr>
          <w:rFonts w:cs="Arial"/>
        </w:rPr>
        <w:t>(“</w:t>
      </w:r>
      <w:r w:rsidR="5E0CFF6A" w:rsidRPr="2717DE51">
        <w:rPr>
          <w:rFonts w:cs="Arial"/>
          <w:b/>
          <w:bCs/>
        </w:rPr>
        <w:t>Capgemini</w:t>
      </w:r>
      <w:r w:rsidRPr="2717DE51">
        <w:rPr>
          <w:rFonts w:cs="Arial"/>
        </w:rPr>
        <w:t>”</w:t>
      </w:r>
      <w:r w:rsidR="4671B968" w:rsidRPr="2717DE51">
        <w:rPr>
          <w:rFonts w:cs="Arial"/>
        </w:rPr>
        <w:t xml:space="preserve"> or “</w:t>
      </w:r>
      <w:r w:rsidR="1CA1CC53" w:rsidRPr="2717DE51">
        <w:rPr>
          <w:rFonts w:cs="Arial"/>
          <w:b/>
          <w:bCs/>
        </w:rPr>
        <w:t>Service Provider</w:t>
      </w:r>
      <w:r w:rsidR="4671B968" w:rsidRPr="2717DE51">
        <w:rPr>
          <w:rFonts w:cs="Arial"/>
        </w:rPr>
        <w:t>”</w:t>
      </w:r>
      <w:r w:rsidRPr="2717DE51">
        <w:rPr>
          <w:rFonts w:cs="Arial"/>
        </w:rPr>
        <w:t>).</w:t>
      </w:r>
    </w:p>
    <w:p w14:paraId="095C76D9" w14:textId="77777777" w:rsidR="00504134" w:rsidRPr="00E36066" w:rsidRDefault="00504134" w:rsidP="00504134">
      <w:pPr>
        <w:spacing w:after="240"/>
        <w:rPr>
          <w:rFonts w:cs="Arial"/>
        </w:rPr>
      </w:pPr>
      <w:r w:rsidRPr="00E36066">
        <w:rPr>
          <w:rFonts w:cs="Arial"/>
        </w:rPr>
        <w:t>NOW THEREFORE, in consideration of the mutual promises and covenants contained herein, and of other good and valid consideration, the receipt and sufficiency of which is hereby acknowledged, the Parties hereby agree as follows:</w:t>
      </w:r>
    </w:p>
    <w:p w14:paraId="3B48175C" w14:textId="5542A96B" w:rsidR="00504134" w:rsidRPr="00E36066" w:rsidRDefault="00504134" w:rsidP="00187CEC">
      <w:pPr>
        <w:pStyle w:val="ListParagraph"/>
        <w:numPr>
          <w:ilvl w:val="0"/>
          <w:numId w:val="21"/>
        </w:numPr>
        <w:spacing w:after="240"/>
        <w:ind w:hanging="720"/>
        <w:rPr>
          <w:rFonts w:cs="Arial"/>
          <w:b/>
        </w:rPr>
      </w:pPr>
      <w:r w:rsidRPr="00E36066">
        <w:rPr>
          <w:rFonts w:cs="Arial"/>
          <w:b/>
        </w:rPr>
        <w:t>Introduction</w:t>
      </w:r>
    </w:p>
    <w:p w14:paraId="61CCD53E" w14:textId="77777777" w:rsidR="00187CEC" w:rsidRPr="00E36066" w:rsidRDefault="00187CEC" w:rsidP="00187CEC">
      <w:pPr>
        <w:pStyle w:val="ListParagraph"/>
        <w:spacing w:after="240"/>
        <w:rPr>
          <w:rFonts w:cs="Arial"/>
          <w:b/>
        </w:rPr>
      </w:pPr>
    </w:p>
    <w:p w14:paraId="4F2DDF85" w14:textId="59AC42CA" w:rsidR="00187CEC" w:rsidRPr="00E36066" w:rsidRDefault="00504134" w:rsidP="1469E0FF">
      <w:pPr>
        <w:pStyle w:val="ListParagraph"/>
        <w:numPr>
          <w:ilvl w:val="1"/>
          <w:numId w:val="22"/>
        </w:numPr>
        <w:spacing w:after="240"/>
        <w:rPr>
          <w:rFonts w:cs="Arial"/>
          <w:b/>
          <w:bCs/>
        </w:rPr>
      </w:pPr>
      <w:r w:rsidRPr="00E36066">
        <w:rPr>
          <w:rFonts w:cs="Arial"/>
          <w:u w:val="single"/>
        </w:rPr>
        <w:t>Services Agreement</w:t>
      </w:r>
      <w:r w:rsidRPr="00E36066">
        <w:rPr>
          <w:rFonts w:cs="Arial"/>
        </w:rPr>
        <w:t xml:space="preserve">. This Statement of Work is entered into pursuant to and subject to that certain </w:t>
      </w:r>
      <w:r w:rsidR="008463DA" w:rsidRPr="00E36066">
        <w:rPr>
          <w:rFonts w:cs="Arial"/>
        </w:rPr>
        <w:t>Framework Agreement</w:t>
      </w:r>
      <w:r w:rsidRPr="00E36066">
        <w:rPr>
          <w:rFonts w:cs="Arial"/>
        </w:rPr>
        <w:t xml:space="preserve"> (the “</w:t>
      </w:r>
      <w:r w:rsidRPr="00E36066">
        <w:rPr>
          <w:rFonts w:cs="Arial"/>
          <w:b/>
          <w:bCs/>
        </w:rPr>
        <w:t>MSA</w:t>
      </w:r>
      <w:r w:rsidRPr="00E36066">
        <w:rPr>
          <w:rFonts w:cs="Arial"/>
        </w:rPr>
        <w:t xml:space="preserve">”) dated </w:t>
      </w:r>
      <w:r w:rsidR="008463DA" w:rsidRPr="00E36066">
        <w:rPr>
          <w:rFonts w:cs="Arial"/>
          <w:b/>
          <w:bCs/>
        </w:rPr>
        <w:t>22</w:t>
      </w:r>
      <w:r w:rsidR="008463DA" w:rsidRPr="00E36066">
        <w:rPr>
          <w:rFonts w:cs="Arial"/>
          <w:b/>
          <w:bCs/>
          <w:vertAlign w:val="superscript"/>
        </w:rPr>
        <w:t>nd</w:t>
      </w:r>
      <w:r w:rsidR="008463DA" w:rsidRPr="00E36066">
        <w:rPr>
          <w:rFonts w:cs="Arial"/>
          <w:b/>
          <w:bCs/>
        </w:rPr>
        <w:t xml:space="preserve"> January 2024</w:t>
      </w:r>
      <w:r w:rsidRPr="00E36066">
        <w:rPr>
          <w:rFonts w:cs="Arial"/>
        </w:rPr>
        <w:t xml:space="preserve"> by and between the Parties, the terms of which, except as may be expressly modified or excluded herein, are incorporated herein by reference. </w:t>
      </w:r>
    </w:p>
    <w:p w14:paraId="193E2E6D" w14:textId="77777777" w:rsidR="00187CEC" w:rsidRPr="00E36066" w:rsidRDefault="00504134" w:rsidP="00187CEC">
      <w:pPr>
        <w:pStyle w:val="ListParagraph"/>
        <w:numPr>
          <w:ilvl w:val="1"/>
          <w:numId w:val="22"/>
        </w:numPr>
        <w:spacing w:after="240"/>
        <w:rPr>
          <w:rFonts w:cs="Arial"/>
          <w:b/>
        </w:rPr>
      </w:pPr>
      <w:r w:rsidRPr="00E36066">
        <w:rPr>
          <w:rFonts w:cs="Arial"/>
          <w:u w:val="single"/>
        </w:rPr>
        <w:t>References</w:t>
      </w:r>
      <w:r w:rsidRPr="00E36066">
        <w:rPr>
          <w:rFonts w:cs="Arial"/>
        </w:rPr>
        <w:t>.  All references in this Statement of Work to Sections and attachments shall be to the Sections and attachments to this Statement of Work, unless otherwise specified.</w:t>
      </w:r>
      <w:bookmarkStart w:id="0" w:name="_Toc197834612"/>
      <w:bookmarkStart w:id="1" w:name="_Toc197483106"/>
      <w:bookmarkStart w:id="2" w:name="_Toc197483008"/>
      <w:bookmarkStart w:id="3" w:name="_Toc197437781"/>
      <w:bookmarkStart w:id="4" w:name="_Toc197437590"/>
    </w:p>
    <w:p w14:paraId="45F3E13A" w14:textId="21D0B3B8" w:rsidR="00504134" w:rsidRPr="00E36066" w:rsidRDefault="00504134" w:rsidP="00187CEC">
      <w:pPr>
        <w:pStyle w:val="ListParagraph"/>
        <w:numPr>
          <w:ilvl w:val="1"/>
          <w:numId w:val="22"/>
        </w:numPr>
        <w:spacing w:after="240"/>
        <w:rPr>
          <w:rFonts w:cs="Arial"/>
          <w:b/>
        </w:rPr>
      </w:pPr>
      <w:r w:rsidRPr="00E36066">
        <w:rPr>
          <w:rFonts w:cs="Arial"/>
          <w:u w:val="single"/>
        </w:rPr>
        <w:t>Definitions</w:t>
      </w:r>
      <w:r w:rsidRPr="00E36066">
        <w:rPr>
          <w:rFonts w:cs="Arial"/>
        </w:rPr>
        <w:t xml:space="preserve">.  </w:t>
      </w:r>
      <w:bookmarkEnd w:id="0"/>
      <w:bookmarkEnd w:id="1"/>
      <w:bookmarkEnd w:id="2"/>
      <w:bookmarkEnd w:id="3"/>
      <w:bookmarkEnd w:id="4"/>
      <w:r w:rsidRPr="00E36066">
        <w:rPr>
          <w:rFonts w:cs="Arial"/>
        </w:rPr>
        <w:t>Terms used but not defined in this Statement of Work have the meanings</w:t>
      </w:r>
      <w:r w:rsidR="00187CEC" w:rsidRPr="00E36066">
        <w:rPr>
          <w:rFonts w:cs="Arial"/>
        </w:rPr>
        <w:t xml:space="preserve"> </w:t>
      </w:r>
      <w:r w:rsidRPr="00E36066">
        <w:rPr>
          <w:rFonts w:cs="Arial"/>
        </w:rPr>
        <w:t>given to them in the MSA.</w:t>
      </w:r>
    </w:p>
    <w:p w14:paraId="256C230F" w14:textId="77777777" w:rsidR="00187CEC" w:rsidRPr="00E36066" w:rsidRDefault="00187CEC" w:rsidP="00187CEC">
      <w:pPr>
        <w:pStyle w:val="ListParagraph"/>
        <w:spacing w:after="240"/>
        <w:ind w:left="1440"/>
        <w:rPr>
          <w:rFonts w:cs="Arial"/>
          <w:b/>
        </w:rPr>
      </w:pPr>
    </w:p>
    <w:p w14:paraId="381451E0" w14:textId="19A64CA4" w:rsidR="00504134" w:rsidRPr="00E36066" w:rsidRDefault="00504134" w:rsidP="00187CEC">
      <w:pPr>
        <w:pStyle w:val="ListParagraph"/>
        <w:numPr>
          <w:ilvl w:val="0"/>
          <w:numId w:val="21"/>
        </w:numPr>
        <w:spacing w:after="240"/>
        <w:ind w:hanging="720"/>
        <w:rPr>
          <w:rFonts w:cs="Arial"/>
          <w:b/>
        </w:rPr>
      </w:pPr>
      <w:r w:rsidRPr="00E36066">
        <w:rPr>
          <w:rFonts w:cs="Arial"/>
          <w:b/>
        </w:rPr>
        <w:t xml:space="preserve">Term of Statement OF Work </w:t>
      </w:r>
    </w:p>
    <w:p w14:paraId="55A00C43" w14:textId="15B45F50" w:rsidR="008463DA" w:rsidRPr="00E36066" w:rsidRDefault="00504134" w:rsidP="31145CB0">
      <w:pPr>
        <w:spacing w:after="240"/>
        <w:rPr>
          <w:rFonts w:cs="Arial"/>
        </w:rPr>
      </w:pPr>
      <w:r w:rsidRPr="00E36066">
        <w:rPr>
          <w:rFonts w:cs="Arial"/>
        </w:rPr>
        <w:t xml:space="preserve">This Statement of Work will commence on the SOW Effective Date set forth above and continue </w:t>
      </w:r>
      <w:r w:rsidR="3D5135D6" w:rsidRPr="00E36066">
        <w:rPr>
          <w:rFonts w:cs="Arial"/>
        </w:rPr>
        <w:t>for</w:t>
      </w:r>
      <w:r w:rsidRPr="00E36066">
        <w:rPr>
          <w:rFonts w:cs="Arial"/>
        </w:rPr>
        <w:t xml:space="preserve"> </w:t>
      </w:r>
      <w:commentRangeStart w:id="5"/>
      <w:commentRangeStart w:id="6"/>
      <w:del w:id="7" w:author="Ahuja, Hanish" w:date="2024-11-21T08:56:00Z" w16du:dateUtc="2024-11-21T08:56:00Z">
        <w:r w:rsidRPr="00E36066" w:rsidDel="00CB0962">
          <w:rPr>
            <w:rFonts w:cs="Arial"/>
          </w:rPr>
          <w:delText>1</w:delText>
        </w:r>
        <w:commentRangeEnd w:id="5"/>
        <w:r w:rsidR="00E231EC" w:rsidDel="00CB0962">
          <w:rPr>
            <w:rStyle w:val="CommentReference"/>
          </w:rPr>
          <w:commentReference w:id="5"/>
        </w:r>
      </w:del>
      <w:commentRangeEnd w:id="6"/>
      <w:r w:rsidR="00CB0962">
        <w:rPr>
          <w:rStyle w:val="CommentReference"/>
        </w:rPr>
        <w:commentReference w:id="6"/>
      </w:r>
      <w:del w:id="8" w:author="Ahuja, Hanish" w:date="2024-11-21T08:56:00Z" w16du:dateUtc="2024-11-21T08:56:00Z">
        <w:r w:rsidRPr="00E36066" w:rsidDel="00CB0962">
          <w:rPr>
            <w:rFonts w:cs="Arial"/>
          </w:rPr>
          <w:delText xml:space="preserve"> </w:delText>
        </w:r>
      </w:del>
      <w:del w:id="9" w:author="Ahuja, Hanish" w:date="2024-11-21T08:55:00Z" w16du:dateUtc="2024-11-21T08:55:00Z">
        <w:r w:rsidRPr="00E36066" w:rsidDel="00CB0962">
          <w:rPr>
            <w:rFonts w:cs="Arial"/>
          </w:rPr>
          <w:delText>Ye</w:delText>
        </w:r>
      </w:del>
      <w:ins w:id="10" w:author="Ahuja, Hanish" w:date="2024-11-21T08:56:00Z" w16du:dateUtc="2024-11-21T08:56:00Z">
        <w:r w:rsidR="00CB0962">
          <w:rPr>
            <w:rFonts w:cs="Arial"/>
          </w:rPr>
          <w:t xml:space="preserve">as per program timelines defined in Section 8 or </w:t>
        </w:r>
      </w:ins>
      <w:del w:id="11" w:author="Ahuja, Hanish" w:date="2024-11-21T08:55:00Z" w16du:dateUtc="2024-11-21T08:55:00Z">
        <w:r w:rsidRPr="00E36066" w:rsidDel="00CB0962">
          <w:rPr>
            <w:rFonts w:cs="Arial"/>
          </w:rPr>
          <w:delText xml:space="preserve">ar </w:delText>
        </w:r>
      </w:del>
      <w:ins w:id="12" w:author="Ahuja, Hanish" w:date="2024-11-21T08:55:00Z" w16du:dateUtc="2024-11-21T08:55:00Z">
        <w:r w:rsidR="00CB0962" w:rsidRPr="00E36066">
          <w:rPr>
            <w:rFonts w:cs="Arial"/>
          </w:rPr>
          <w:t xml:space="preserve"> </w:t>
        </w:r>
      </w:ins>
      <w:r w:rsidRPr="00E36066">
        <w:rPr>
          <w:rFonts w:cs="Arial"/>
        </w:rPr>
        <w:t>unless terminated as permitted under the MSA.</w:t>
      </w:r>
    </w:p>
    <w:p w14:paraId="6ABD6924" w14:textId="6A9B6303" w:rsidR="00C850BE" w:rsidRPr="00E36066" w:rsidRDefault="000D1FD0" w:rsidP="31145CB0">
      <w:pPr>
        <w:spacing w:after="240"/>
        <w:rPr>
          <w:rFonts w:cs="Arial"/>
          <w:b/>
          <w:bCs/>
        </w:rPr>
      </w:pPr>
      <w:r w:rsidRPr="00E36066">
        <w:rPr>
          <w:rFonts w:cs="Arial"/>
        </w:rPr>
        <w:t>I</w:t>
      </w:r>
      <w:r w:rsidR="009E4F28" w:rsidRPr="00E36066">
        <w:rPr>
          <w:rFonts w:cs="Arial"/>
        </w:rPr>
        <w:t>n case o</w:t>
      </w:r>
      <w:r w:rsidR="00380ECF" w:rsidRPr="00E36066">
        <w:rPr>
          <w:rFonts w:cs="Arial"/>
        </w:rPr>
        <w:t>f</w:t>
      </w:r>
      <w:r w:rsidR="009E4F28" w:rsidRPr="00E36066">
        <w:rPr>
          <w:rFonts w:cs="Arial"/>
        </w:rPr>
        <w:t xml:space="preserve"> termination</w:t>
      </w:r>
      <w:r w:rsidR="00FF6DFB" w:rsidRPr="00E36066">
        <w:rPr>
          <w:rFonts w:cs="Arial"/>
        </w:rPr>
        <w:t xml:space="preserve"> without renewal and </w:t>
      </w:r>
      <w:r w:rsidR="00CD3A05" w:rsidRPr="00E36066">
        <w:rPr>
          <w:rFonts w:cs="Arial"/>
        </w:rPr>
        <w:t xml:space="preserve">upon EXFO request, </w:t>
      </w:r>
      <w:r w:rsidR="00C64ACE" w:rsidRPr="00E36066">
        <w:rPr>
          <w:rFonts w:cs="Arial"/>
        </w:rPr>
        <w:t>Service Provider</w:t>
      </w:r>
      <w:r w:rsidR="00C850BE" w:rsidRPr="00E36066">
        <w:rPr>
          <w:rFonts w:cs="Arial"/>
        </w:rPr>
        <w:t xml:space="preserve"> shall provide exit assistance</w:t>
      </w:r>
      <w:r w:rsidR="009B0A06" w:rsidRPr="00E36066">
        <w:rPr>
          <w:rFonts w:cs="Arial"/>
        </w:rPr>
        <w:t xml:space="preserve"> </w:t>
      </w:r>
      <w:r w:rsidR="00A36060" w:rsidRPr="00E36066">
        <w:rPr>
          <w:rFonts w:cs="Arial"/>
        </w:rPr>
        <w:t xml:space="preserve">, </w:t>
      </w:r>
      <w:r w:rsidR="005D1952" w:rsidRPr="00E36066">
        <w:rPr>
          <w:rFonts w:cs="Arial"/>
        </w:rPr>
        <w:t xml:space="preserve">as per </w:t>
      </w:r>
      <w:r w:rsidR="000872C3" w:rsidRPr="00E36066">
        <w:rPr>
          <w:rFonts w:cs="Arial"/>
        </w:rPr>
        <w:t>MSA</w:t>
      </w:r>
      <w:r w:rsidR="00A00215" w:rsidRPr="00E36066">
        <w:rPr>
          <w:rFonts w:cs="Arial"/>
        </w:rPr>
        <w:t xml:space="preserve"> from 22</w:t>
      </w:r>
      <w:r w:rsidR="00A00215" w:rsidRPr="00E36066">
        <w:rPr>
          <w:rFonts w:cs="Arial"/>
          <w:vertAlign w:val="superscript"/>
        </w:rPr>
        <w:t>nd</w:t>
      </w:r>
      <w:r w:rsidR="006A4DDD" w:rsidRPr="00E36066">
        <w:rPr>
          <w:rFonts w:cs="Arial"/>
        </w:rPr>
        <w:t xml:space="preserve"> January 2024</w:t>
      </w:r>
      <w:r w:rsidR="00634A1D" w:rsidRPr="00E36066">
        <w:rPr>
          <w:rFonts w:cs="Arial"/>
        </w:rPr>
        <w:t xml:space="preserve"> </w:t>
      </w:r>
    </w:p>
    <w:p w14:paraId="55440B46" w14:textId="04BD5D3C" w:rsidR="00504134" w:rsidRPr="00E36066" w:rsidRDefault="00504134" w:rsidP="00187CEC">
      <w:pPr>
        <w:pStyle w:val="ListParagraph"/>
        <w:numPr>
          <w:ilvl w:val="0"/>
          <w:numId w:val="21"/>
        </w:numPr>
        <w:spacing w:after="240"/>
        <w:ind w:hanging="720"/>
        <w:rPr>
          <w:rFonts w:cs="Arial"/>
          <w:b/>
        </w:rPr>
      </w:pPr>
      <w:r w:rsidRPr="00E36066">
        <w:rPr>
          <w:rFonts w:cs="Arial"/>
          <w:b/>
        </w:rPr>
        <w:t xml:space="preserve">Services </w:t>
      </w:r>
    </w:p>
    <w:p w14:paraId="73A98060" w14:textId="4D08C8E0" w:rsidR="00187CEC" w:rsidRPr="00E36066" w:rsidRDefault="00187CEC" w:rsidP="00226698">
      <w:pPr>
        <w:pStyle w:val="ListParagraph"/>
        <w:spacing w:after="240"/>
        <w:rPr>
          <w:rFonts w:cs="Arial"/>
          <w:lang w:val="en-GB"/>
        </w:rPr>
      </w:pPr>
    </w:p>
    <w:p w14:paraId="2E715645" w14:textId="529E6BFA" w:rsidR="00504134" w:rsidRPr="00E36066" w:rsidRDefault="00504134" w:rsidP="00187CEC">
      <w:pPr>
        <w:pStyle w:val="ListParagraph"/>
        <w:spacing w:after="240"/>
        <w:ind w:left="792" w:hanging="508"/>
        <w:rPr>
          <w:rFonts w:cs="Arial"/>
          <w:lang w:val="en-GB"/>
        </w:rPr>
      </w:pPr>
      <w:r w:rsidRPr="00E36066">
        <w:rPr>
          <w:rFonts w:cs="Arial"/>
          <w:lang w:val="en-GB"/>
        </w:rPr>
        <w:t>3.1</w:t>
      </w:r>
      <w:r w:rsidRPr="00E36066">
        <w:rPr>
          <w:rFonts w:cs="Arial"/>
          <w:lang w:val="en-GB"/>
        </w:rPr>
        <w:tab/>
        <w:t xml:space="preserve">During the term of this Statement of Work, </w:t>
      </w:r>
      <w:r w:rsidR="00165C1C" w:rsidRPr="00E36066">
        <w:rPr>
          <w:rFonts w:cs="Arial"/>
          <w:lang w:val="en-GB"/>
        </w:rPr>
        <w:t>Service Provider</w:t>
      </w:r>
      <w:r w:rsidRPr="00E36066">
        <w:rPr>
          <w:rFonts w:cs="Arial"/>
          <w:lang w:val="en-GB"/>
        </w:rPr>
        <w:t xml:space="preserve"> will provide to </w:t>
      </w:r>
      <w:r w:rsidR="002C2BC0" w:rsidRPr="00E36066">
        <w:rPr>
          <w:rFonts w:cs="Arial"/>
          <w:lang w:val="en-GB"/>
        </w:rPr>
        <w:t xml:space="preserve">the </w:t>
      </w:r>
      <w:r w:rsidR="00506243" w:rsidRPr="00E36066">
        <w:rPr>
          <w:rFonts w:cs="Arial"/>
          <w:lang w:val="en-GB"/>
        </w:rPr>
        <w:t>Client</w:t>
      </w:r>
      <w:r w:rsidRPr="00E36066">
        <w:rPr>
          <w:rFonts w:cs="Arial"/>
          <w:lang w:val="en-GB"/>
        </w:rPr>
        <w:t xml:space="preserve"> the Services specifically identified in </w:t>
      </w:r>
      <w:r w:rsidRPr="00E36066">
        <w:rPr>
          <w:rFonts w:cs="Arial"/>
          <w:bCs/>
          <w:lang w:val="en-GB"/>
        </w:rPr>
        <w:t>this Statement of Work</w:t>
      </w:r>
      <w:r w:rsidRPr="00E36066">
        <w:rPr>
          <w:rFonts w:cs="Arial"/>
          <w:lang w:val="en-GB"/>
        </w:rPr>
        <w:t xml:space="preserve">, all upon and subject to the terms and conditions specified in this Statement of Work and the MSA. Save as expressly set out in this Statement of Work, </w:t>
      </w:r>
      <w:r w:rsidR="00165C1C" w:rsidRPr="00E36066">
        <w:rPr>
          <w:rFonts w:cs="Arial"/>
          <w:lang w:val="en-GB"/>
        </w:rPr>
        <w:t>Service Provider</w:t>
      </w:r>
      <w:r w:rsidRPr="00E36066">
        <w:rPr>
          <w:rFonts w:cs="Arial"/>
          <w:lang w:val="en-GB"/>
        </w:rPr>
        <w:t xml:space="preserve"> shall not be obliged to provide any other services to </w:t>
      </w:r>
      <w:r w:rsidR="002C2BC0" w:rsidRPr="00E36066">
        <w:rPr>
          <w:rFonts w:cs="Arial"/>
          <w:lang w:val="en-GB"/>
        </w:rPr>
        <w:t xml:space="preserve">the </w:t>
      </w:r>
      <w:r w:rsidR="00506243" w:rsidRPr="00E36066">
        <w:rPr>
          <w:rFonts w:cs="Arial"/>
          <w:lang w:val="en-GB"/>
        </w:rPr>
        <w:t>Client</w:t>
      </w:r>
      <w:r w:rsidRPr="00E36066">
        <w:rPr>
          <w:rFonts w:cs="Arial"/>
          <w:lang w:val="en-GB"/>
        </w:rPr>
        <w:t xml:space="preserve"> unless otherwise agreed via the Change control procedure.</w:t>
      </w:r>
    </w:p>
    <w:p w14:paraId="658044BE" w14:textId="51EBABCA" w:rsidR="001F5234" w:rsidRPr="00E36066" w:rsidRDefault="001F5234" w:rsidP="001F5234">
      <w:pPr>
        <w:ind w:left="720"/>
        <w:rPr>
          <w:rFonts w:cs="Arial"/>
        </w:rPr>
      </w:pPr>
      <w:r w:rsidRPr="00E36066">
        <w:rPr>
          <w:rFonts w:cs="Arial"/>
        </w:rPr>
        <w:t>Client has engaged Supplier to provide support for Porting and verification of verifier OS on GEN11 Servers for NV40-B  program (“Phase 1 Project for Enabling UEFI support on Gen11 Servers”).</w:t>
      </w:r>
    </w:p>
    <w:p w14:paraId="13FA027A" w14:textId="3D965A52" w:rsidR="001F5234" w:rsidRPr="00E36066" w:rsidRDefault="001F5234" w:rsidP="001F5234">
      <w:pPr>
        <w:ind w:left="720"/>
        <w:rPr>
          <w:rFonts w:cs="Arial"/>
        </w:rPr>
      </w:pPr>
      <w:r w:rsidRPr="00E36066">
        <w:rPr>
          <w:rFonts w:cs="Arial"/>
        </w:rPr>
        <w:t>Supplier shall provide the following Services to Client under this SOW (collectively, the “Services”) as further described below:</w:t>
      </w:r>
    </w:p>
    <w:p w14:paraId="4B7176D0" w14:textId="65F5A5B4" w:rsidR="0022189E" w:rsidRPr="00E36066" w:rsidRDefault="68C3E84A" w:rsidP="0022189E">
      <w:pPr>
        <w:pStyle w:val="ListParagraph"/>
        <w:numPr>
          <w:ilvl w:val="0"/>
          <w:numId w:val="33"/>
        </w:numPr>
        <w:tabs>
          <w:tab w:val="left" w:pos="11160"/>
        </w:tabs>
        <w:rPr>
          <w:rFonts w:cs="Arial"/>
          <w:lang w:val="en-GB"/>
        </w:rPr>
      </w:pPr>
      <w:r w:rsidRPr="2A3FBF69">
        <w:rPr>
          <w:rFonts w:cs="Arial"/>
          <w:lang w:val="en-GB"/>
        </w:rPr>
        <w:t xml:space="preserve">Focused on discovering, </w:t>
      </w:r>
      <w:r w:rsidR="294FA268" w:rsidRPr="2A3FBF69">
        <w:rPr>
          <w:rFonts w:cs="Arial"/>
          <w:lang w:val="en-GB"/>
        </w:rPr>
        <w:t>analysing</w:t>
      </w:r>
      <w:r w:rsidRPr="2A3FBF69">
        <w:rPr>
          <w:rFonts w:cs="Arial"/>
          <w:lang w:val="en-GB"/>
        </w:rPr>
        <w:t xml:space="preserve">, and </w:t>
      </w:r>
      <w:commentRangeStart w:id="13"/>
      <w:commentRangeStart w:id="14"/>
      <w:r w:rsidRPr="2A3FBF69">
        <w:rPr>
          <w:rFonts w:cs="Arial"/>
          <w:lang w:val="en-GB"/>
        </w:rPr>
        <w:t>providing fixes</w:t>
      </w:r>
      <w:del w:id="15" w:author="Ahuja, Hanish" w:date="2024-11-21T08:58:00Z" w16du:dateUtc="2024-11-21T08:58:00Z">
        <w:r w:rsidRPr="2A3FBF69" w:rsidDel="00CB0962">
          <w:rPr>
            <w:rFonts w:cs="Arial"/>
            <w:lang w:val="en-GB"/>
          </w:rPr>
          <w:delText>/recommendations</w:delText>
        </w:r>
      </w:del>
      <w:commentRangeEnd w:id="13"/>
      <w:r w:rsidR="0022189E">
        <w:rPr>
          <w:rStyle w:val="CommentReference"/>
        </w:rPr>
        <w:commentReference w:id="13"/>
      </w:r>
      <w:commentRangeEnd w:id="14"/>
      <w:r w:rsidR="00CB0962">
        <w:rPr>
          <w:rStyle w:val="CommentReference"/>
        </w:rPr>
        <w:commentReference w:id="14"/>
      </w:r>
      <w:r w:rsidRPr="2A3FBF69">
        <w:rPr>
          <w:rFonts w:cs="Arial"/>
          <w:lang w:val="en-GB"/>
        </w:rPr>
        <w:t xml:space="preserve"> for booting the verifier OS using the UEFI boot option on Gen 11 architecture</w:t>
      </w:r>
      <w:ins w:id="16" w:author="Ahuja, Hanish" w:date="2024-11-21T08:58:00Z" w16du:dateUtc="2024-11-21T08:58:00Z">
        <w:r w:rsidR="00CB0962">
          <w:rPr>
            <w:rFonts w:cs="Arial"/>
            <w:lang w:val="en-GB"/>
          </w:rPr>
          <w:t xml:space="preserve"> on best effort basis</w:t>
        </w:r>
      </w:ins>
      <w:r w:rsidRPr="2A3FBF69">
        <w:rPr>
          <w:rFonts w:cs="Arial"/>
          <w:lang w:val="en-GB"/>
        </w:rPr>
        <w:t>.</w:t>
      </w:r>
      <w:ins w:id="17" w:author="Ahuja, Hanish" w:date="2024-11-21T08:59:00Z" w16du:dateUtc="2024-11-21T08:59:00Z">
        <w:r w:rsidR="00CB0962">
          <w:rPr>
            <w:rFonts w:cs="Arial"/>
            <w:lang w:val="en-GB"/>
          </w:rPr>
          <w:t xml:space="preserve"> Anything remaining will be taken up as part of Phase2.</w:t>
        </w:r>
      </w:ins>
    </w:p>
    <w:p w14:paraId="4FD3509C" w14:textId="08B056FF" w:rsidR="0022189E" w:rsidRPr="00E36066" w:rsidRDefault="68C3E84A" w:rsidP="001F5234">
      <w:pPr>
        <w:ind w:left="720"/>
        <w:rPr>
          <w:rFonts w:cs="Arial"/>
        </w:rPr>
      </w:pPr>
      <w:r w:rsidRPr="2A3FBF69">
        <w:rPr>
          <w:rFonts w:cs="Arial"/>
          <w:lang w:val="en-GB"/>
        </w:rPr>
        <w:t xml:space="preserve">On HPE DL-360 server [Gen11] platforms </w:t>
      </w:r>
      <w:del w:id="18" w:author="Ahuja, Hanish" w:date="2024-11-21T09:02:00Z" w16du:dateUtc="2024-11-21T09:02:00Z">
        <w:r w:rsidRPr="2A3FBF69" w:rsidDel="00CB0962">
          <w:rPr>
            <w:rFonts w:cs="Arial"/>
            <w:lang w:val="en-GB"/>
          </w:rPr>
          <w:delText xml:space="preserve">as a </w:delText>
        </w:r>
        <w:commentRangeStart w:id="19"/>
        <w:commentRangeStart w:id="20"/>
        <w:r w:rsidRPr="2A3FBF69" w:rsidDel="00CB0962">
          <w:rPr>
            <w:rFonts w:cs="Arial"/>
            <w:lang w:val="en-GB"/>
          </w:rPr>
          <w:delText>sprint-based offer</w:delText>
        </w:r>
        <w:commentRangeEnd w:id="19"/>
        <w:r w:rsidR="0022189E" w:rsidDel="00CB0962">
          <w:rPr>
            <w:rStyle w:val="CommentReference"/>
          </w:rPr>
          <w:commentReference w:id="19"/>
        </w:r>
      </w:del>
      <w:commentRangeEnd w:id="20"/>
      <w:r w:rsidR="00CB0962">
        <w:rPr>
          <w:rStyle w:val="CommentReference"/>
        </w:rPr>
        <w:commentReference w:id="20"/>
      </w:r>
      <w:del w:id="21" w:author="Ahuja, Hanish" w:date="2024-11-21T09:02:00Z" w16du:dateUtc="2024-11-21T09:02:00Z">
        <w:r w:rsidRPr="2A3FBF69" w:rsidDel="00CB0962">
          <w:rPr>
            <w:rFonts w:cs="Arial"/>
            <w:lang w:val="en-GB"/>
          </w:rPr>
          <w:delText xml:space="preserve"> </w:delText>
        </w:r>
      </w:del>
      <w:r w:rsidRPr="2A3FBF69">
        <w:rPr>
          <w:rFonts w:cs="Arial"/>
          <w:lang w:val="en-GB"/>
        </w:rPr>
        <w:t>in fixed price model</w:t>
      </w:r>
    </w:p>
    <w:p w14:paraId="1A313495" w14:textId="77777777" w:rsidR="0022189E" w:rsidRPr="00E36066" w:rsidRDefault="0022189E" w:rsidP="00B6587F">
      <w:pPr>
        <w:rPr>
          <w:rFonts w:cs="Arial"/>
          <w:lang w:val="en-GB"/>
        </w:rPr>
      </w:pPr>
    </w:p>
    <w:p w14:paraId="6FA7CEA5" w14:textId="77FEBB1D" w:rsidR="001F5234" w:rsidRPr="00E36066" w:rsidRDefault="00B6587F" w:rsidP="00B6587F">
      <w:pPr>
        <w:rPr>
          <w:rFonts w:cs="Arial"/>
          <w:lang w:val="en-GB"/>
        </w:rPr>
      </w:pPr>
      <w:r w:rsidRPr="00E36066">
        <w:rPr>
          <w:rFonts w:cs="Arial"/>
          <w:lang w:val="en-GB"/>
        </w:rPr>
        <w:t xml:space="preserve">      </w:t>
      </w:r>
      <w:r w:rsidR="00BB22A6" w:rsidRPr="00E36066">
        <w:rPr>
          <w:rFonts w:cs="Arial"/>
          <w:lang w:val="en-GB"/>
        </w:rPr>
        <w:t>3.2 Out</w:t>
      </w:r>
      <w:r w:rsidRPr="00E36066">
        <w:rPr>
          <w:rFonts w:cs="Arial"/>
          <w:lang w:val="en-GB"/>
        </w:rPr>
        <w:t xml:space="preserve"> Of Scope</w:t>
      </w:r>
    </w:p>
    <w:p w14:paraId="34DDFD66" w14:textId="77777777" w:rsidR="00B6587F" w:rsidRPr="00E36066" w:rsidRDefault="00B6587F" w:rsidP="00B6587F">
      <w:pPr>
        <w:rPr>
          <w:rFonts w:cs="Arial"/>
          <w:lang w:val="en-GB"/>
        </w:rPr>
      </w:pPr>
    </w:p>
    <w:p w14:paraId="02957F68" w14:textId="77777777" w:rsidR="00B6587F" w:rsidRPr="00E36066" w:rsidRDefault="00B6587F" w:rsidP="00B6587F">
      <w:pPr>
        <w:tabs>
          <w:tab w:val="left" w:pos="11160"/>
        </w:tabs>
        <w:ind w:left="720"/>
        <w:rPr>
          <w:rFonts w:cs="Arial"/>
          <w:sz w:val="22"/>
          <w:szCs w:val="22"/>
          <w:lang w:val="en-GB"/>
        </w:rPr>
      </w:pPr>
      <w:r w:rsidRPr="00E36066">
        <w:rPr>
          <w:rFonts w:cs="Arial"/>
          <w:sz w:val="22"/>
          <w:szCs w:val="22"/>
          <w:lang w:val="en-GB"/>
        </w:rPr>
        <w:t>The following list of items are not in the scope of the current proposal. These can be considered as separate proposal and project beyond the current proposed services:</w:t>
      </w:r>
    </w:p>
    <w:p w14:paraId="3C45765F" w14:textId="77777777" w:rsidR="00B6587F" w:rsidRPr="00E36066" w:rsidRDefault="00B6587F" w:rsidP="00B6587F">
      <w:pPr>
        <w:tabs>
          <w:tab w:val="left" w:pos="11160"/>
        </w:tabs>
        <w:ind w:left="720"/>
        <w:rPr>
          <w:rFonts w:cs="Arial"/>
          <w:sz w:val="22"/>
          <w:szCs w:val="22"/>
          <w:lang w:val="en-GB"/>
        </w:rPr>
      </w:pPr>
      <w:r w:rsidRPr="00E36066">
        <w:rPr>
          <w:rFonts w:cs="Arial"/>
          <w:sz w:val="22"/>
          <w:szCs w:val="22"/>
          <w:lang w:val="en-GB"/>
        </w:rPr>
        <w:tab/>
      </w:r>
    </w:p>
    <w:p w14:paraId="5A7B38AC" w14:textId="1D85DA9D" w:rsidR="006B5C6A" w:rsidRPr="00E36066" w:rsidRDefault="006B5C6A" w:rsidP="00B6587F">
      <w:pPr>
        <w:pStyle w:val="ListParagraph"/>
        <w:numPr>
          <w:ilvl w:val="0"/>
          <w:numId w:val="32"/>
        </w:numPr>
        <w:spacing w:after="0"/>
        <w:jc w:val="left"/>
        <w:rPr>
          <w:rFonts w:cs="Arial"/>
          <w:sz w:val="22"/>
        </w:rPr>
      </w:pPr>
      <w:r w:rsidRPr="00E36066">
        <w:rPr>
          <w:rFonts w:cs="Arial"/>
          <w:sz w:val="22"/>
        </w:rPr>
        <w:t>Functional and integration testing of the system</w:t>
      </w:r>
    </w:p>
    <w:p w14:paraId="4FDB0031" w14:textId="68AD469F" w:rsidR="00B6587F" w:rsidRPr="00E36066" w:rsidRDefault="00B6587F" w:rsidP="00B6587F">
      <w:pPr>
        <w:pStyle w:val="ListParagraph"/>
        <w:numPr>
          <w:ilvl w:val="0"/>
          <w:numId w:val="32"/>
        </w:numPr>
        <w:spacing w:after="0"/>
        <w:jc w:val="left"/>
        <w:rPr>
          <w:rFonts w:cs="Arial"/>
          <w:sz w:val="22"/>
        </w:rPr>
      </w:pPr>
      <w:r w:rsidRPr="00E36066">
        <w:rPr>
          <w:rFonts w:cs="Arial"/>
          <w:sz w:val="22"/>
        </w:rPr>
        <w:lastRenderedPageBreak/>
        <w:t xml:space="preserve">Development of any application or services on the </w:t>
      </w:r>
      <w:r w:rsidR="0022189E" w:rsidRPr="00E36066">
        <w:rPr>
          <w:rFonts w:cs="Arial"/>
          <w:sz w:val="22"/>
        </w:rPr>
        <w:t>NV40-B</w:t>
      </w:r>
      <w:r w:rsidRPr="00E36066">
        <w:rPr>
          <w:rFonts w:cs="Arial"/>
          <w:sz w:val="22"/>
        </w:rPr>
        <w:t xml:space="preserve"> platform</w:t>
      </w:r>
      <w:r w:rsidR="0022189E" w:rsidRPr="00E36066">
        <w:rPr>
          <w:rFonts w:cs="Arial"/>
          <w:sz w:val="22"/>
        </w:rPr>
        <w:t>/Product</w:t>
      </w:r>
    </w:p>
    <w:p w14:paraId="1FA334F0" w14:textId="77777777" w:rsidR="00B6587F" w:rsidRPr="00E36066" w:rsidRDefault="00B6587F" w:rsidP="00B6587F">
      <w:pPr>
        <w:pStyle w:val="ListParagraph"/>
        <w:numPr>
          <w:ilvl w:val="0"/>
          <w:numId w:val="32"/>
        </w:numPr>
        <w:spacing w:after="0"/>
        <w:jc w:val="left"/>
        <w:rPr>
          <w:rFonts w:cs="Arial"/>
          <w:sz w:val="22"/>
        </w:rPr>
      </w:pPr>
      <w:r w:rsidRPr="00E36066">
        <w:rPr>
          <w:rFonts w:cs="Arial"/>
          <w:sz w:val="22"/>
        </w:rPr>
        <w:t>Development of new features for the solution</w:t>
      </w:r>
    </w:p>
    <w:p w14:paraId="2356839C" w14:textId="654757AC" w:rsidR="001F5234" w:rsidRPr="00E36066" w:rsidRDefault="00B6587F" w:rsidP="007F42AA">
      <w:pPr>
        <w:pStyle w:val="ListParagraph"/>
        <w:numPr>
          <w:ilvl w:val="0"/>
          <w:numId w:val="32"/>
        </w:numPr>
        <w:spacing w:after="0"/>
        <w:jc w:val="left"/>
      </w:pPr>
      <w:r w:rsidRPr="00E36066">
        <w:rPr>
          <w:rFonts w:cs="Arial"/>
          <w:sz w:val="22"/>
        </w:rPr>
        <w:t>Optimization for performance</w:t>
      </w:r>
    </w:p>
    <w:p w14:paraId="2299DA2A" w14:textId="77777777" w:rsidR="001F5234" w:rsidRPr="00E36066" w:rsidRDefault="001F5234" w:rsidP="0058524C">
      <w:pPr>
        <w:ind w:left="720"/>
        <w:rPr>
          <w:rFonts w:cs="Arial"/>
        </w:rPr>
      </w:pPr>
    </w:p>
    <w:p w14:paraId="4E565E74" w14:textId="12861CB6" w:rsidR="003E3230" w:rsidRPr="00E36066" w:rsidRDefault="00967D7B" w:rsidP="00092A42">
      <w:pPr>
        <w:pStyle w:val="ListParagraph"/>
        <w:ind w:left="1418"/>
        <w:rPr>
          <w:rFonts w:cs="Arial"/>
          <w:lang w:val="en-GB"/>
        </w:rPr>
      </w:pPr>
      <w:r w:rsidRPr="00E36066">
        <w:rPr>
          <w:rFonts w:cs="Arial"/>
          <w:lang w:val="en-GB"/>
        </w:rPr>
        <w:t>.</w:t>
      </w:r>
    </w:p>
    <w:p w14:paraId="52D7E1B0" w14:textId="77777777" w:rsidR="00570591" w:rsidRPr="00E36066" w:rsidRDefault="00570591" w:rsidP="00092A42">
      <w:pPr>
        <w:pStyle w:val="ListParagraph"/>
        <w:ind w:left="1418"/>
        <w:rPr>
          <w:rFonts w:cs="Arial"/>
          <w:lang w:val="en-GB"/>
        </w:rPr>
      </w:pPr>
    </w:p>
    <w:p w14:paraId="20A8D2F3" w14:textId="1C620146" w:rsidR="00504134" w:rsidRPr="00E36066" w:rsidRDefault="00504134" w:rsidP="00187CEC">
      <w:pPr>
        <w:pStyle w:val="ListParagraph"/>
        <w:numPr>
          <w:ilvl w:val="0"/>
          <w:numId w:val="21"/>
        </w:numPr>
        <w:spacing w:after="240"/>
        <w:ind w:hanging="720"/>
        <w:rPr>
          <w:rFonts w:cs="Arial"/>
          <w:b/>
        </w:rPr>
      </w:pPr>
      <w:r w:rsidRPr="00E36066">
        <w:rPr>
          <w:rFonts w:cs="Arial"/>
          <w:b/>
        </w:rPr>
        <w:t>FEES</w:t>
      </w:r>
    </w:p>
    <w:p w14:paraId="4FE5BF02" w14:textId="2C20669C" w:rsidR="00C55737" w:rsidRPr="00E36066" w:rsidRDefault="00C55737" w:rsidP="00C55737">
      <w:pPr>
        <w:spacing w:after="240"/>
        <w:rPr>
          <w:rFonts w:cs="Arial"/>
          <w:b/>
        </w:rPr>
      </w:pPr>
      <w:r w:rsidRPr="00E36066">
        <w:rPr>
          <w:rFonts w:cs="Arial"/>
          <w:b/>
        </w:rPr>
        <w:t xml:space="preserve">The fees for the Services are as follows: Total Fixed Fee: </w:t>
      </w:r>
      <w:r w:rsidR="007F42AA">
        <w:rPr>
          <w:rFonts w:cs="Arial"/>
          <w:b/>
        </w:rPr>
        <w:t>EUR 12600</w:t>
      </w:r>
      <w:r w:rsidRPr="00E36066">
        <w:rPr>
          <w:rFonts w:cs="Arial"/>
          <w:b/>
        </w:rPr>
        <w:t xml:space="preserve">. </w:t>
      </w:r>
    </w:p>
    <w:p w14:paraId="5384270B" w14:textId="3BDD97E1" w:rsidR="00C55737" w:rsidRPr="00E36066" w:rsidRDefault="00C55737" w:rsidP="00775E55">
      <w:pPr>
        <w:spacing w:after="240"/>
        <w:rPr>
          <w:rFonts w:cs="Arial"/>
          <w:b/>
        </w:rPr>
      </w:pPr>
      <w:r w:rsidRPr="00E36066">
        <w:rPr>
          <w:rFonts w:cs="Arial"/>
          <w:b/>
        </w:rPr>
        <w:t>Supplier shall invoice Client upon Supplier’s completion of the milestones stated below.  Under no circumstances will Client be obligated to pay Supplier more than the Total Fixed Fee except if otherwise agreed between Parties in a Change Order.</w:t>
      </w:r>
    </w:p>
    <w:tbl>
      <w:tblPr>
        <w:tblStyle w:val="TableGrid"/>
        <w:tblW w:w="0" w:type="auto"/>
        <w:tblInd w:w="720" w:type="dxa"/>
        <w:tblLook w:val="04A0" w:firstRow="1" w:lastRow="0" w:firstColumn="1" w:lastColumn="0" w:noHBand="0" w:noVBand="1"/>
      </w:tblPr>
      <w:tblGrid>
        <w:gridCol w:w="693"/>
        <w:gridCol w:w="4806"/>
        <w:gridCol w:w="2797"/>
      </w:tblGrid>
      <w:tr w:rsidR="001B1A23" w:rsidRPr="00E36066" w14:paraId="7711CCC3" w14:textId="77777777" w:rsidTr="001B1A23">
        <w:tc>
          <w:tcPr>
            <w:tcW w:w="693" w:type="dxa"/>
          </w:tcPr>
          <w:p w14:paraId="554585D2" w14:textId="77777777" w:rsidR="001B1A23" w:rsidRPr="00E36066" w:rsidRDefault="001B1A23" w:rsidP="00BF00ED">
            <w:pPr>
              <w:rPr>
                <w:rFonts w:cs="Arial"/>
              </w:rPr>
            </w:pPr>
            <w:r w:rsidRPr="00E36066">
              <w:rPr>
                <w:rFonts w:cs="Arial"/>
              </w:rPr>
              <w:t>S.No</w:t>
            </w:r>
          </w:p>
        </w:tc>
        <w:tc>
          <w:tcPr>
            <w:tcW w:w="4806" w:type="dxa"/>
          </w:tcPr>
          <w:p w14:paraId="672B9DA8" w14:textId="77777777" w:rsidR="001B1A23" w:rsidRPr="00E36066" w:rsidRDefault="001B1A23" w:rsidP="00BF00ED">
            <w:pPr>
              <w:rPr>
                <w:rFonts w:cs="Arial"/>
              </w:rPr>
            </w:pPr>
            <w:r w:rsidRPr="00E36066">
              <w:rPr>
                <w:rFonts w:cs="Arial"/>
              </w:rPr>
              <w:t>Description</w:t>
            </w:r>
          </w:p>
        </w:tc>
        <w:tc>
          <w:tcPr>
            <w:tcW w:w="2797" w:type="dxa"/>
          </w:tcPr>
          <w:p w14:paraId="0F4C241B" w14:textId="26A3FB1A" w:rsidR="001B1A23" w:rsidRPr="00E36066" w:rsidRDefault="001B1A23" w:rsidP="00BF00ED">
            <w:pPr>
              <w:rPr>
                <w:rFonts w:cs="Arial"/>
              </w:rPr>
            </w:pPr>
            <w:r w:rsidRPr="00E36066">
              <w:rPr>
                <w:rFonts w:cs="Arial"/>
              </w:rPr>
              <w:t>Price (</w:t>
            </w:r>
            <w:r w:rsidR="007F42AA">
              <w:rPr>
                <w:rFonts w:cs="Arial"/>
              </w:rPr>
              <w:t>EUR</w:t>
            </w:r>
            <w:r w:rsidRPr="00E36066">
              <w:rPr>
                <w:rFonts w:cs="Arial"/>
              </w:rPr>
              <w:t>)</w:t>
            </w:r>
          </w:p>
        </w:tc>
      </w:tr>
      <w:tr w:rsidR="001B1A23" w:rsidRPr="00E36066" w14:paraId="15217097" w14:textId="77777777" w:rsidTr="001B1A23">
        <w:tc>
          <w:tcPr>
            <w:tcW w:w="693" w:type="dxa"/>
          </w:tcPr>
          <w:p w14:paraId="00E95472" w14:textId="77777777" w:rsidR="001B1A23" w:rsidRPr="00E36066" w:rsidRDefault="001B1A23" w:rsidP="00BF00ED">
            <w:pPr>
              <w:rPr>
                <w:rFonts w:cs="Arial"/>
              </w:rPr>
            </w:pPr>
            <w:r w:rsidRPr="00E36066">
              <w:rPr>
                <w:rFonts w:cs="Arial"/>
              </w:rPr>
              <w:t>1</w:t>
            </w:r>
          </w:p>
        </w:tc>
        <w:tc>
          <w:tcPr>
            <w:tcW w:w="4806" w:type="dxa"/>
          </w:tcPr>
          <w:p w14:paraId="125959C8" w14:textId="77777777" w:rsidR="001B1A23" w:rsidRPr="00E36066" w:rsidRDefault="001B1A23" w:rsidP="00BF00ED">
            <w:pPr>
              <w:rPr>
                <w:rFonts w:cs="Arial"/>
              </w:rPr>
            </w:pPr>
            <w:r w:rsidRPr="00E36066">
              <w:rPr>
                <w:rFonts w:cs="Arial"/>
              </w:rPr>
              <w:t>Kick off</w:t>
            </w:r>
          </w:p>
        </w:tc>
        <w:tc>
          <w:tcPr>
            <w:tcW w:w="2797" w:type="dxa"/>
          </w:tcPr>
          <w:p w14:paraId="08D60243" w14:textId="45365D02" w:rsidR="001B1A23" w:rsidRPr="00E36066" w:rsidRDefault="007F42AA" w:rsidP="00BF00ED">
            <w:pPr>
              <w:rPr>
                <w:rFonts w:cs="Arial"/>
              </w:rPr>
            </w:pPr>
            <w:r>
              <w:rPr>
                <w:rFonts w:cs="Arial"/>
              </w:rPr>
              <w:t>3000</w:t>
            </w:r>
          </w:p>
        </w:tc>
      </w:tr>
      <w:tr w:rsidR="001B1A23" w:rsidRPr="00E36066" w14:paraId="52DC7827" w14:textId="77777777" w:rsidTr="001B1A23">
        <w:tc>
          <w:tcPr>
            <w:tcW w:w="693" w:type="dxa"/>
          </w:tcPr>
          <w:p w14:paraId="3EE8FB14" w14:textId="77777777" w:rsidR="001B1A23" w:rsidRPr="00E36066" w:rsidRDefault="001B1A23" w:rsidP="00BF00ED">
            <w:pPr>
              <w:rPr>
                <w:rFonts w:cs="Arial"/>
              </w:rPr>
            </w:pPr>
            <w:r w:rsidRPr="00E36066">
              <w:rPr>
                <w:rFonts w:cs="Arial"/>
              </w:rPr>
              <w:t>2</w:t>
            </w:r>
          </w:p>
        </w:tc>
        <w:tc>
          <w:tcPr>
            <w:tcW w:w="4806" w:type="dxa"/>
          </w:tcPr>
          <w:p w14:paraId="0AF50287" w14:textId="4F284477" w:rsidR="001B1A23" w:rsidRPr="00E36066" w:rsidRDefault="001B1A23" w:rsidP="00BF00ED">
            <w:pPr>
              <w:rPr>
                <w:rFonts w:cs="Arial"/>
              </w:rPr>
            </w:pPr>
            <w:r w:rsidRPr="00E36066">
              <w:rPr>
                <w:rFonts w:cs="Arial"/>
              </w:rPr>
              <w:t>Phase 1</w:t>
            </w:r>
            <w:r w:rsidR="00BB22A6">
              <w:rPr>
                <w:rFonts w:cs="Arial"/>
              </w:rPr>
              <w:t xml:space="preserve"> Completion</w:t>
            </w:r>
          </w:p>
        </w:tc>
        <w:tc>
          <w:tcPr>
            <w:tcW w:w="2797" w:type="dxa"/>
          </w:tcPr>
          <w:p w14:paraId="746E9F26" w14:textId="6B8B2757" w:rsidR="001B1A23" w:rsidRPr="00E36066" w:rsidRDefault="007F42AA" w:rsidP="00BF00ED">
            <w:pPr>
              <w:rPr>
                <w:rFonts w:cs="Arial"/>
              </w:rPr>
            </w:pPr>
            <w:r>
              <w:rPr>
                <w:rFonts w:cs="Arial"/>
              </w:rPr>
              <w:t>9600</w:t>
            </w:r>
          </w:p>
        </w:tc>
      </w:tr>
    </w:tbl>
    <w:p w14:paraId="25803E41" w14:textId="77777777" w:rsidR="001B1A23" w:rsidRPr="00E36066" w:rsidRDefault="001B1A23" w:rsidP="00092A42">
      <w:pPr>
        <w:rPr>
          <w:rFonts w:cs="Arial"/>
          <w:bCs/>
        </w:rPr>
      </w:pPr>
    </w:p>
    <w:p w14:paraId="3B60F646" w14:textId="77777777" w:rsidR="001B1A23" w:rsidRPr="00E36066" w:rsidRDefault="001B1A23" w:rsidP="00092A42">
      <w:pPr>
        <w:rPr>
          <w:rFonts w:cs="Arial"/>
        </w:rPr>
      </w:pPr>
    </w:p>
    <w:p w14:paraId="5631F927" w14:textId="2F8399D4" w:rsidR="00504134" w:rsidRPr="00E36066" w:rsidRDefault="00504134" w:rsidP="001B1A23">
      <w:pPr>
        <w:pStyle w:val="ListParagraph"/>
        <w:numPr>
          <w:ilvl w:val="0"/>
          <w:numId w:val="21"/>
        </w:numPr>
        <w:rPr>
          <w:rFonts w:cs="Arial"/>
          <w:b/>
          <w:bCs/>
        </w:rPr>
      </w:pPr>
      <w:r w:rsidRPr="00E36066">
        <w:rPr>
          <w:rFonts w:cs="Arial"/>
          <w:b/>
          <w:bCs/>
        </w:rPr>
        <w:t>Assumptions</w:t>
      </w:r>
      <w:r w:rsidR="00775E55" w:rsidRPr="00E36066">
        <w:rPr>
          <w:rFonts w:cs="Arial"/>
          <w:b/>
          <w:bCs/>
        </w:rPr>
        <w:t xml:space="preserve"> and Dependencies</w:t>
      </w:r>
    </w:p>
    <w:p w14:paraId="4DB4610B" w14:textId="77777777" w:rsidR="001B1A23" w:rsidRPr="00E36066" w:rsidRDefault="001B1A23" w:rsidP="004067CA">
      <w:pPr>
        <w:pStyle w:val="ListParagraph"/>
        <w:rPr>
          <w:rFonts w:cs="Arial"/>
          <w:b/>
          <w:bCs/>
        </w:rPr>
      </w:pPr>
    </w:p>
    <w:p w14:paraId="65FE0A47" w14:textId="40FF2608" w:rsidR="00775E55" w:rsidRPr="00E36066" w:rsidRDefault="00AB33DE" w:rsidP="00775E55">
      <w:pPr>
        <w:pStyle w:val="ListParagraph"/>
        <w:numPr>
          <w:ilvl w:val="1"/>
          <w:numId w:val="29"/>
        </w:numPr>
        <w:rPr>
          <w:rFonts w:cs="Arial"/>
        </w:rPr>
      </w:pPr>
      <w:ins w:id="22" w:author="Ahuja, Hanish" w:date="2024-11-21T09:02:00Z" w16du:dateUtc="2024-11-21T09:02:00Z">
        <w:r w:rsidRPr="00AB33DE">
          <w:rPr>
            <w:rFonts w:cs="Arial"/>
          </w:rPr>
          <w:t>Client will provide all necessary resources with remote access for this program. Basic resources include an HPEDL360 and minimal lab support</w:t>
        </w:r>
      </w:ins>
      <w:ins w:id="23" w:author="Ahuja, Hanish" w:date="2024-11-21T09:03:00Z" w16du:dateUtc="2024-11-21T09:03:00Z">
        <w:r>
          <w:rPr>
            <w:rFonts w:cs="Arial"/>
          </w:rPr>
          <w:t xml:space="preserve">. </w:t>
        </w:r>
      </w:ins>
      <w:del w:id="24" w:author="Ahuja, Hanish" w:date="2024-11-21T09:02:00Z" w16du:dateUtc="2024-11-21T09:02:00Z">
        <w:r w:rsidR="55A16EA0" w:rsidRPr="2A3FBF69" w:rsidDel="00AB33DE">
          <w:rPr>
            <w:rFonts w:cs="Arial"/>
          </w:rPr>
          <w:delText xml:space="preserve">Client will provide all necessary resources with remote access for this program. Basic resources include an HPEDL360, </w:delText>
        </w:r>
        <w:commentRangeStart w:id="25"/>
        <w:commentRangeStart w:id="26"/>
        <w:r w:rsidR="55A16EA0" w:rsidRPr="2A3FBF69" w:rsidDel="00AB33DE">
          <w:rPr>
            <w:rFonts w:cs="Arial"/>
          </w:rPr>
          <w:delText xml:space="preserve">PC/Laptop, </w:delText>
        </w:r>
        <w:commentRangeEnd w:id="25"/>
        <w:r w:rsidR="00775E55" w:rsidDel="00AB33DE">
          <w:rPr>
            <w:rStyle w:val="CommentReference"/>
          </w:rPr>
          <w:commentReference w:id="25"/>
        </w:r>
      </w:del>
      <w:commentRangeEnd w:id="26"/>
      <w:r>
        <w:rPr>
          <w:rStyle w:val="CommentReference"/>
        </w:rPr>
        <w:commentReference w:id="26"/>
      </w:r>
      <w:del w:id="27" w:author="Ahuja, Hanish" w:date="2024-11-21T09:02:00Z" w16du:dateUtc="2024-11-21T09:02:00Z">
        <w:r w:rsidR="55A16EA0" w:rsidRPr="2A3FBF69" w:rsidDel="00AB33DE">
          <w:rPr>
            <w:rFonts w:cs="Arial"/>
          </w:rPr>
          <w:delText xml:space="preserve">Ethernet power switches, and </w:delText>
        </w:r>
        <w:commentRangeStart w:id="28"/>
        <w:commentRangeStart w:id="29"/>
        <w:commentRangeStart w:id="30"/>
        <w:r w:rsidR="55A16EA0" w:rsidRPr="2A3FBF69" w:rsidDel="00AB33DE">
          <w:rPr>
            <w:rFonts w:cs="Arial"/>
          </w:rPr>
          <w:delText>minimal lab support for cabling and flash drive connection/disconnection</w:delText>
        </w:r>
      </w:del>
      <w:r w:rsidR="55A16EA0" w:rsidRPr="2A3FBF69">
        <w:rPr>
          <w:rFonts w:cs="Arial"/>
        </w:rPr>
        <w:t>.</w:t>
      </w:r>
      <w:commentRangeEnd w:id="28"/>
      <w:r w:rsidR="00775E55">
        <w:rPr>
          <w:rStyle w:val="CommentReference"/>
        </w:rPr>
        <w:commentReference w:id="28"/>
      </w:r>
      <w:commentRangeEnd w:id="29"/>
      <w:r w:rsidR="00775E55">
        <w:rPr>
          <w:rStyle w:val="CommentReference"/>
        </w:rPr>
        <w:commentReference w:id="29"/>
      </w:r>
      <w:commentRangeEnd w:id="30"/>
      <w:r>
        <w:rPr>
          <w:rStyle w:val="CommentReference"/>
        </w:rPr>
        <w:commentReference w:id="30"/>
      </w:r>
    </w:p>
    <w:p w14:paraId="28655593" w14:textId="48B2BB77" w:rsidR="001B1A23" w:rsidRPr="00E36066" w:rsidRDefault="00775E55" w:rsidP="00775E55">
      <w:pPr>
        <w:pStyle w:val="ListParagraph"/>
        <w:numPr>
          <w:ilvl w:val="1"/>
          <w:numId w:val="29"/>
        </w:numPr>
        <w:spacing w:after="240"/>
        <w:rPr>
          <w:rFonts w:cs="Arial"/>
        </w:rPr>
      </w:pPr>
      <w:r w:rsidRPr="00E36066">
        <w:rPr>
          <w:rFonts w:cs="Arial"/>
          <w:bCs/>
          <w:lang w:val="en-IN"/>
        </w:rPr>
        <w:t>Initial Base SW package including (Current Linux kernel, File system, various utilities), and diagnostics/test software if available to be provided by Client</w:t>
      </w:r>
      <w:r w:rsidRPr="00E36066">
        <w:rPr>
          <w:rFonts w:cs="Arial"/>
        </w:rPr>
        <w:t xml:space="preserve"> </w:t>
      </w:r>
      <w:r w:rsidR="001B1A23" w:rsidRPr="00E36066">
        <w:rPr>
          <w:rFonts w:cs="Arial"/>
        </w:rPr>
        <w:t>by EXFO.</w:t>
      </w:r>
    </w:p>
    <w:p w14:paraId="7073DCDD" w14:textId="77777777" w:rsidR="006C65BF" w:rsidRPr="00E36066" w:rsidRDefault="006C65BF" w:rsidP="006C65BF">
      <w:pPr>
        <w:pStyle w:val="ListParagraph"/>
        <w:numPr>
          <w:ilvl w:val="1"/>
          <w:numId w:val="29"/>
        </w:numPr>
        <w:rPr>
          <w:rFonts w:cs="Arial"/>
        </w:rPr>
      </w:pPr>
      <w:r w:rsidRPr="00E36066">
        <w:rPr>
          <w:rFonts w:cs="Arial"/>
        </w:rPr>
        <w:t xml:space="preserve">Capability to prepare development/test builds; </w:t>
      </w:r>
      <w:commentRangeStart w:id="31"/>
      <w:commentRangeStart w:id="32"/>
      <w:r w:rsidRPr="00E36066">
        <w:rPr>
          <w:rFonts w:cs="Arial"/>
        </w:rPr>
        <w:t xml:space="preserve">access to the built environment </w:t>
      </w:r>
      <w:commentRangeEnd w:id="31"/>
      <w:r w:rsidR="00EF6FC7">
        <w:rPr>
          <w:rStyle w:val="CommentReference"/>
        </w:rPr>
        <w:commentReference w:id="31"/>
      </w:r>
      <w:commentRangeEnd w:id="32"/>
      <w:r w:rsidR="00AB33DE">
        <w:rPr>
          <w:rStyle w:val="CommentReference"/>
        </w:rPr>
        <w:commentReference w:id="32"/>
      </w:r>
      <w:r w:rsidRPr="00E36066">
        <w:rPr>
          <w:rFonts w:cs="Arial"/>
        </w:rPr>
        <w:t xml:space="preserve">will be provided by EXFO. Necessary development environment-related VM files or configurations will be provided if required. </w:t>
      </w:r>
    </w:p>
    <w:p w14:paraId="72242130" w14:textId="43B226AA" w:rsidR="006C65BF" w:rsidRPr="00E36066" w:rsidRDefault="006C65BF" w:rsidP="006C65BF">
      <w:pPr>
        <w:pStyle w:val="ListParagraph"/>
        <w:numPr>
          <w:ilvl w:val="1"/>
          <w:numId w:val="29"/>
        </w:numPr>
        <w:rPr>
          <w:rFonts w:cs="Arial"/>
        </w:rPr>
      </w:pPr>
      <w:r w:rsidRPr="00E36066">
        <w:rPr>
          <w:rFonts w:cs="Arial"/>
        </w:rPr>
        <w:t>Access to Test/ Lab environment and Tool licenses are available throughout the Project tenure</w:t>
      </w:r>
    </w:p>
    <w:p w14:paraId="1BE61B25" w14:textId="4B4016D8" w:rsidR="00C55737" w:rsidRPr="00E36066" w:rsidDel="00AB33DE" w:rsidRDefault="64D7515E" w:rsidP="00C55737">
      <w:pPr>
        <w:pStyle w:val="ListParagraph"/>
        <w:numPr>
          <w:ilvl w:val="1"/>
          <w:numId w:val="29"/>
        </w:numPr>
        <w:spacing w:after="240"/>
        <w:rPr>
          <w:del w:id="33" w:author="Ahuja, Hanish" w:date="2024-11-21T09:04:00Z" w16du:dateUtc="2024-11-21T09:04:00Z"/>
          <w:rFonts w:cs="Arial"/>
        </w:rPr>
      </w:pPr>
      <w:commentRangeStart w:id="34"/>
      <w:commentRangeStart w:id="35"/>
      <w:del w:id="36" w:author="Ahuja, Hanish" w:date="2024-11-21T09:04:00Z" w16du:dateUtc="2024-11-21T09:04:00Z">
        <w:r w:rsidRPr="2A3FBF69" w:rsidDel="00AB33DE">
          <w:rPr>
            <w:rFonts w:cs="Arial"/>
          </w:rPr>
          <w:delText>All development related activities will be executed from India location, but travel related to field testing has been assumed in the quote</w:delText>
        </w:r>
        <w:commentRangeEnd w:id="34"/>
        <w:r w:rsidR="00C55737" w:rsidDel="00AB33DE">
          <w:rPr>
            <w:rStyle w:val="CommentReference"/>
          </w:rPr>
          <w:commentReference w:id="34"/>
        </w:r>
        <w:commentRangeEnd w:id="35"/>
        <w:r w:rsidR="00AB33DE" w:rsidDel="00AB33DE">
          <w:rPr>
            <w:rStyle w:val="CommentReference"/>
          </w:rPr>
          <w:commentReference w:id="35"/>
        </w:r>
      </w:del>
    </w:p>
    <w:p w14:paraId="65AC24EB" w14:textId="47FAB1A0" w:rsidR="00C55737" w:rsidRPr="00E36066" w:rsidRDefault="00C55737" w:rsidP="00C55737">
      <w:pPr>
        <w:pStyle w:val="ListParagraph"/>
        <w:numPr>
          <w:ilvl w:val="1"/>
          <w:numId w:val="29"/>
        </w:numPr>
        <w:spacing w:after="240"/>
        <w:rPr>
          <w:rFonts w:cs="Arial"/>
        </w:rPr>
      </w:pPr>
      <w:r w:rsidRPr="00E36066">
        <w:rPr>
          <w:rFonts w:cs="Arial"/>
        </w:rPr>
        <w:t xml:space="preserve">Any clarifications/support/information/review feedback from </w:t>
      </w:r>
      <w:r w:rsidR="00775E55" w:rsidRPr="00E36066">
        <w:rPr>
          <w:rFonts w:cs="Arial"/>
        </w:rPr>
        <w:t>EXFO</w:t>
      </w:r>
      <w:r w:rsidRPr="00E36066">
        <w:rPr>
          <w:rFonts w:cs="Arial"/>
        </w:rPr>
        <w:t xml:space="preserve"> SME will be timely addressed with </w:t>
      </w:r>
      <w:r w:rsidR="00775E55" w:rsidRPr="00E36066">
        <w:rPr>
          <w:rFonts w:cs="Arial"/>
        </w:rPr>
        <w:t>2</w:t>
      </w:r>
      <w:r w:rsidRPr="00E36066">
        <w:rPr>
          <w:rFonts w:cs="Arial"/>
        </w:rPr>
        <w:t xml:space="preserve"> working days.</w:t>
      </w:r>
    </w:p>
    <w:p w14:paraId="03017221" w14:textId="77777777" w:rsidR="00C55737" w:rsidRPr="00E36066" w:rsidRDefault="00C55737" w:rsidP="00C55737">
      <w:pPr>
        <w:pStyle w:val="ListParagraph"/>
        <w:numPr>
          <w:ilvl w:val="1"/>
          <w:numId w:val="29"/>
        </w:numPr>
        <w:rPr>
          <w:rFonts w:cs="Arial"/>
        </w:rPr>
      </w:pPr>
      <w:r w:rsidRPr="00E36066">
        <w:rPr>
          <w:rFonts w:cs="Arial"/>
        </w:rPr>
        <w:t>Any changes to the requirement spec or addition of activities that are not specified in this SOW will be subject to change control</w:t>
      </w:r>
    </w:p>
    <w:p w14:paraId="47CFDBA5" w14:textId="250E3E9C" w:rsidR="00266072" w:rsidRPr="00E36066" w:rsidRDefault="00266072" w:rsidP="00C55737">
      <w:pPr>
        <w:pStyle w:val="ListParagraph"/>
        <w:numPr>
          <w:ilvl w:val="1"/>
          <w:numId w:val="29"/>
        </w:numPr>
        <w:rPr>
          <w:rFonts w:cs="Arial"/>
        </w:rPr>
      </w:pPr>
      <w:r w:rsidRPr="00E36066">
        <w:rPr>
          <w:rFonts w:cs="Arial"/>
        </w:rPr>
        <w:t>Issues related to chipset Hardware, Third party software, boot firmware, software, etc., shall be resolved by Client in a timely manner (with highest priority support) by chipset vendors (eg.,HP). Any delay may affect the Project schedule. While Supplier shall follow up, support would be needed from Client to push/expedite the case with vendors, if required.</w:t>
      </w:r>
    </w:p>
    <w:p w14:paraId="427BD08F" w14:textId="4D4797E8" w:rsidR="00C55737" w:rsidRPr="00E36066" w:rsidRDefault="00775E55" w:rsidP="004067CA">
      <w:pPr>
        <w:pStyle w:val="ListParagraph"/>
        <w:numPr>
          <w:ilvl w:val="1"/>
          <w:numId w:val="29"/>
        </w:numPr>
        <w:spacing w:after="240"/>
        <w:rPr>
          <w:rFonts w:cs="Arial"/>
        </w:rPr>
      </w:pPr>
      <w:r w:rsidRPr="00E36066">
        <w:rPr>
          <w:rFonts w:cs="Arial"/>
        </w:rPr>
        <w:t>All shipment costs</w:t>
      </w:r>
      <w:r w:rsidR="00F9065C">
        <w:rPr>
          <w:rFonts w:cs="Arial"/>
        </w:rPr>
        <w:t>, if requir</w:t>
      </w:r>
      <w:r w:rsidR="00BD66E7">
        <w:rPr>
          <w:rFonts w:cs="Arial"/>
        </w:rPr>
        <w:t>ed by the Client,</w:t>
      </w:r>
      <w:r w:rsidRPr="00E36066">
        <w:rPr>
          <w:rFonts w:cs="Arial"/>
        </w:rPr>
        <w:t xml:space="preserve"> and associated risk </w:t>
      </w:r>
      <w:r w:rsidR="00BD66E7">
        <w:rPr>
          <w:rFonts w:cs="Arial"/>
        </w:rPr>
        <w:t>are</w:t>
      </w:r>
      <w:r w:rsidRPr="00E36066">
        <w:rPr>
          <w:rFonts w:cs="Arial"/>
        </w:rPr>
        <w:t xml:space="preserve"> the responsibility of Client.</w:t>
      </w:r>
    </w:p>
    <w:p w14:paraId="2D5EE5E4" w14:textId="77777777" w:rsidR="001B1A23" w:rsidRPr="00E36066" w:rsidRDefault="001B1A23" w:rsidP="004067CA">
      <w:pPr>
        <w:pStyle w:val="ListParagraph"/>
        <w:spacing w:after="240"/>
        <w:ind w:left="1440"/>
        <w:rPr>
          <w:rFonts w:cs="Arial"/>
        </w:rPr>
      </w:pPr>
    </w:p>
    <w:p w14:paraId="161516A6" w14:textId="77777777" w:rsidR="00EE4844" w:rsidRPr="00E36066" w:rsidRDefault="00EE4844" w:rsidP="00EE4844">
      <w:pPr>
        <w:spacing w:after="240"/>
        <w:rPr>
          <w:rFonts w:cs="Arial"/>
          <w:b/>
        </w:rPr>
      </w:pPr>
    </w:p>
    <w:p w14:paraId="20A0B859" w14:textId="77777777" w:rsidR="00EE4844" w:rsidRPr="00E36066" w:rsidRDefault="00EE4844" w:rsidP="004067CA">
      <w:pPr>
        <w:spacing w:after="240"/>
        <w:rPr>
          <w:rFonts w:cs="Arial"/>
          <w:b/>
        </w:rPr>
      </w:pPr>
    </w:p>
    <w:p w14:paraId="7324E05D" w14:textId="0F4BE30E" w:rsidR="00504134" w:rsidRPr="00E36066" w:rsidRDefault="00506243" w:rsidP="004067CA">
      <w:pPr>
        <w:pStyle w:val="ListParagraph"/>
        <w:numPr>
          <w:ilvl w:val="0"/>
          <w:numId w:val="21"/>
        </w:numPr>
        <w:spacing w:after="240"/>
        <w:rPr>
          <w:rFonts w:cs="Arial"/>
          <w:b/>
        </w:rPr>
      </w:pPr>
      <w:r w:rsidRPr="00E36066">
        <w:rPr>
          <w:rFonts w:cs="Arial"/>
          <w:b/>
        </w:rPr>
        <w:t>Client</w:t>
      </w:r>
      <w:r w:rsidR="00504134" w:rsidRPr="00E36066">
        <w:rPr>
          <w:rFonts w:cs="Arial"/>
          <w:b/>
        </w:rPr>
        <w:t xml:space="preserve"> Responsibilities and Resources</w:t>
      </w:r>
    </w:p>
    <w:p w14:paraId="4F222912" w14:textId="77777777" w:rsidR="00682EB8" w:rsidRPr="00E36066" w:rsidRDefault="00682EB8" w:rsidP="00504134">
      <w:pPr>
        <w:spacing w:before="120" w:after="0"/>
        <w:jc w:val="left"/>
        <w:outlineLvl w:val="0"/>
        <w:rPr>
          <w:rFonts w:cs="Arial"/>
        </w:rPr>
      </w:pPr>
    </w:p>
    <w:p w14:paraId="7FEA6303" w14:textId="77777777" w:rsidR="00544747" w:rsidRPr="00E36066" w:rsidRDefault="00544747" w:rsidP="004067CA">
      <w:pPr>
        <w:pStyle w:val="ListParagraph"/>
        <w:numPr>
          <w:ilvl w:val="0"/>
          <w:numId w:val="21"/>
        </w:numPr>
        <w:spacing w:after="240"/>
        <w:rPr>
          <w:rFonts w:cs="Arial"/>
          <w:vanish/>
        </w:rPr>
      </w:pPr>
    </w:p>
    <w:p w14:paraId="17C15063" w14:textId="474D6A0E" w:rsidR="00682EB8" w:rsidRPr="00E36066" w:rsidRDefault="00506243" w:rsidP="004067CA">
      <w:pPr>
        <w:pStyle w:val="ListParagraph"/>
        <w:numPr>
          <w:ilvl w:val="1"/>
          <w:numId w:val="21"/>
        </w:numPr>
        <w:spacing w:after="240"/>
        <w:rPr>
          <w:rFonts w:cs="Arial"/>
        </w:rPr>
      </w:pPr>
      <w:r w:rsidRPr="00E36066">
        <w:rPr>
          <w:rFonts w:cs="Arial"/>
        </w:rPr>
        <w:t>Client</w:t>
      </w:r>
      <w:r w:rsidR="00682EB8" w:rsidRPr="00E36066">
        <w:rPr>
          <w:rFonts w:cs="Arial"/>
        </w:rPr>
        <w:t xml:space="preserve"> shall be responsible for specification of deliverables monitoring of the work progress, and program management. </w:t>
      </w:r>
    </w:p>
    <w:p w14:paraId="1E34C9D6" w14:textId="7F0962FB" w:rsidR="00292169" w:rsidRPr="00E36066" w:rsidDel="00AB33DE" w:rsidRDefault="52C44484" w:rsidP="004067CA">
      <w:pPr>
        <w:pStyle w:val="ListParagraph"/>
        <w:numPr>
          <w:ilvl w:val="1"/>
          <w:numId w:val="21"/>
        </w:numPr>
        <w:spacing w:after="240"/>
        <w:rPr>
          <w:del w:id="37" w:author="Ahuja, Hanish" w:date="2024-11-21T09:05:00Z" w16du:dateUtc="2024-11-21T09:05:00Z"/>
          <w:rFonts w:cs="Arial"/>
        </w:rPr>
      </w:pPr>
      <w:del w:id="38" w:author="Ahuja, Hanish" w:date="2024-11-21T09:05:00Z" w16du:dateUtc="2024-11-21T09:05:00Z">
        <w:r w:rsidRPr="2A3FBF69" w:rsidDel="00AB33DE">
          <w:rPr>
            <w:rFonts w:eastAsia="Segoe UI" w:cs="Arial"/>
          </w:rPr>
          <w:delText xml:space="preserve">Client to act as subject matter expert in order to provide detailed </w:delText>
        </w:r>
        <w:commentRangeStart w:id="39"/>
        <w:commentRangeStart w:id="40"/>
        <w:r w:rsidRPr="2A3FBF69" w:rsidDel="00AB33DE">
          <w:rPr>
            <w:rFonts w:eastAsia="Segoe UI" w:cs="Arial"/>
          </w:rPr>
          <w:delText>product specific knowledge</w:delText>
        </w:r>
        <w:commentRangeEnd w:id="39"/>
        <w:r w:rsidR="150E5C5D" w:rsidDel="00AB33DE">
          <w:rPr>
            <w:rStyle w:val="CommentReference"/>
          </w:rPr>
          <w:commentReference w:id="39"/>
        </w:r>
      </w:del>
      <w:commentRangeEnd w:id="40"/>
      <w:r w:rsidR="00AB33DE">
        <w:rPr>
          <w:rStyle w:val="CommentReference"/>
        </w:rPr>
        <w:commentReference w:id="40"/>
      </w:r>
      <w:del w:id="41" w:author="Ahuja, Hanish" w:date="2024-11-21T09:05:00Z" w16du:dateUtc="2024-11-21T09:05:00Z">
        <w:r w:rsidRPr="2A3FBF69" w:rsidDel="00AB33DE">
          <w:rPr>
            <w:rFonts w:eastAsia="Segoe UI" w:cs="Arial"/>
          </w:rPr>
          <w:delText xml:space="preserve"> and training on new solutions to the </w:delText>
        </w:r>
        <w:r w:rsidR="042B6F38" w:rsidRPr="2A3FBF69" w:rsidDel="00AB33DE">
          <w:rPr>
            <w:rFonts w:eastAsia="Segoe UI" w:cs="Arial"/>
          </w:rPr>
          <w:delText>Service Provider</w:delText>
        </w:r>
        <w:r w:rsidRPr="2A3FBF69" w:rsidDel="00AB33DE">
          <w:rPr>
            <w:rFonts w:eastAsia="Segoe UI" w:cs="Arial"/>
          </w:rPr>
          <w:delText xml:space="preserve">, or in some cases where agreed with the Client alongside the </w:delText>
        </w:r>
        <w:r w:rsidR="042B6F38" w:rsidRPr="2A3FBF69" w:rsidDel="00AB33DE">
          <w:rPr>
            <w:rFonts w:eastAsia="Segoe UI" w:cs="Arial"/>
          </w:rPr>
          <w:delText>Service Provider</w:delText>
        </w:r>
        <w:r w:rsidRPr="2A3FBF69" w:rsidDel="00AB33DE">
          <w:rPr>
            <w:rFonts w:eastAsia="Segoe UI" w:cs="Arial"/>
          </w:rPr>
          <w:delText xml:space="preserve"> directly with the end customer</w:delText>
        </w:r>
        <w:r w:rsidRPr="2A3FBF69" w:rsidDel="00AB33DE">
          <w:rPr>
            <w:rFonts w:cs="Arial"/>
          </w:rPr>
          <w:delText xml:space="preserve"> </w:delText>
        </w:r>
      </w:del>
    </w:p>
    <w:p w14:paraId="7FA7255D" w14:textId="020C79D9" w:rsidR="00682EB8" w:rsidRPr="00E36066" w:rsidRDefault="00682EB8" w:rsidP="004067CA">
      <w:pPr>
        <w:pStyle w:val="ListParagraph"/>
        <w:numPr>
          <w:ilvl w:val="1"/>
          <w:numId w:val="21"/>
        </w:numPr>
        <w:spacing w:after="240"/>
        <w:rPr>
          <w:rFonts w:cs="Arial"/>
        </w:rPr>
      </w:pPr>
      <w:r w:rsidRPr="00E36066">
        <w:rPr>
          <w:rFonts w:cs="Arial"/>
        </w:rPr>
        <w:t xml:space="preserve">All specialized </w:t>
      </w:r>
      <w:r w:rsidR="00444C3A" w:rsidRPr="00E36066">
        <w:rPr>
          <w:rFonts w:cs="Arial"/>
        </w:rPr>
        <w:t xml:space="preserve">EXFO specific </w:t>
      </w:r>
      <w:r w:rsidRPr="00E36066">
        <w:rPr>
          <w:rFonts w:cs="Arial"/>
        </w:rPr>
        <w:t xml:space="preserve">software and hardware tools reasonably needed for </w:t>
      </w:r>
      <w:r w:rsidR="00165C1C" w:rsidRPr="00E36066">
        <w:rPr>
          <w:rFonts w:cs="Arial"/>
        </w:rPr>
        <w:t>Service Provider</w:t>
      </w:r>
      <w:r w:rsidRPr="00E36066">
        <w:rPr>
          <w:rFonts w:cs="Arial"/>
        </w:rPr>
        <w:t xml:space="preserve"> to provide the Services shall be provided by </w:t>
      </w:r>
      <w:r w:rsidR="00506243" w:rsidRPr="00E36066">
        <w:rPr>
          <w:rFonts w:cs="Arial"/>
        </w:rPr>
        <w:t>Client</w:t>
      </w:r>
      <w:r w:rsidRPr="00E36066">
        <w:rPr>
          <w:rFonts w:cs="Arial"/>
        </w:rPr>
        <w:t>.</w:t>
      </w:r>
    </w:p>
    <w:p w14:paraId="15AF3459" w14:textId="77777777" w:rsidR="00504134" w:rsidRPr="00E36066" w:rsidRDefault="00504134" w:rsidP="00504134">
      <w:pPr>
        <w:rPr>
          <w:rFonts w:cs="Arial"/>
          <w:b/>
          <w:color w:val="0000FF"/>
        </w:rPr>
      </w:pPr>
    </w:p>
    <w:p w14:paraId="428FA540" w14:textId="7107D27F" w:rsidR="000C4344" w:rsidRPr="00E36066" w:rsidRDefault="000C4344" w:rsidP="004067CA">
      <w:pPr>
        <w:pStyle w:val="ListParagraph"/>
        <w:numPr>
          <w:ilvl w:val="0"/>
          <w:numId w:val="30"/>
        </w:numPr>
        <w:spacing w:after="240"/>
        <w:rPr>
          <w:rFonts w:cs="Arial"/>
          <w:b/>
          <w:bCs/>
        </w:rPr>
      </w:pPr>
      <w:bookmarkStart w:id="42" w:name="_Hlk71736098"/>
      <w:r w:rsidRPr="00E36066">
        <w:rPr>
          <w:rFonts w:cs="Arial"/>
          <w:b/>
          <w:bCs/>
        </w:rPr>
        <w:t>Responsibilities &amp; Obligations</w:t>
      </w:r>
      <w:bookmarkEnd w:id="42"/>
      <w:r w:rsidRPr="00E36066">
        <w:rPr>
          <w:rFonts w:cs="Arial"/>
          <w:b/>
          <w:bCs/>
        </w:rPr>
        <w:t>:</w:t>
      </w:r>
    </w:p>
    <w:p w14:paraId="309149CC" w14:textId="35F93C49" w:rsidR="000C4344" w:rsidRPr="00E36066" w:rsidDel="00AB33DE" w:rsidRDefault="000C4344" w:rsidP="000C4344">
      <w:pPr>
        <w:pStyle w:val="BodyText"/>
        <w:rPr>
          <w:del w:id="43" w:author="Ahuja, Hanish" w:date="2024-11-21T09:06:00Z" w16du:dateUtc="2024-11-21T09:06:00Z"/>
          <w:rFonts w:cs="Arial"/>
          <w:bCs/>
        </w:rPr>
      </w:pPr>
      <w:del w:id="44" w:author="Ahuja, Hanish" w:date="2024-11-21T09:06:00Z" w16du:dateUtc="2024-11-21T09:06:00Z">
        <w:r w:rsidRPr="00E36066" w:rsidDel="00AB33DE">
          <w:rPr>
            <w:rFonts w:cs="Arial"/>
            <w:bCs/>
          </w:rPr>
          <w:delText>Services Team shall have four main high-level objectives:</w:delText>
        </w:r>
      </w:del>
    </w:p>
    <w:p w14:paraId="4EE60451" w14:textId="3A99B079" w:rsidR="00CF07B7" w:rsidRPr="00E36066" w:rsidRDefault="093E1145" w:rsidP="00AB33DE">
      <w:pPr>
        <w:pStyle w:val="BodyText"/>
        <w:numPr>
          <w:ilvl w:val="0"/>
          <w:numId w:val="7"/>
        </w:numPr>
        <w:spacing w:after="120"/>
        <w:ind w:right="-7"/>
        <w:jc w:val="left"/>
        <w:rPr>
          <w:rFonts w:cs="Arial"/>
        </w:rPr>
      </w:pPr>
      <w:commentRangeStart w:id="45"/>
      <w:commentRangeStart w:id="46"/>
      <w:commentRangeStart w:id="47"/>
      <w:r w:rsidRPr="2A3FBF69">
        <w:rPr>
          <w:rFonts w:cs="Arial"/>
        </w:rPr>
        <w:t>The</w:t>
      </w:r>
      <w:commentRangeEnd w:id="45"/>
      <w:r w:rsidR="00CF07B7" w:rsidRPr="00AB33DE">
        <w:rPr>
          <w:rFonts w:cs="Arial"/>
        </w:rPr>
        <w:commentReference w:id="45"/>
      </w:r>
      <w:commentRangeEnd w:id="46"/>
      <w:r w:rsidR="00CF07B7" w:rsidRPr="00AB33DE">
        <w:rPr>
          <w:rFonts w:cs="Arial"/>
        </w:rPr>
        <w:commentReference w:id="46"/>
      </w:r>
      <w:commentRangeEnd w:id="47"/>
      <w:r w:rsidR="00AB33DE">
        <w:rPr>
          <w:rStyle w:val="CommentReference"/>
        </w:rPr>
        <w:commentReference w:id="47"/>
      </w:r>
      <w:r w:rsidRPr="2A3FBF69">
        <w:rPr>
          <w:rFonts w:cs="Arial"/>
        </w:rPr>
        <w:t xml:space="preserve"> </w:t>
      </w:r>
      <w:r w:rsidR="042B6F38" w:rsidRPr="2A3FBF69">
        <w:rPr>
          <w:rFonts w:cs="Arial"/>
        </w:rPr>
        <w:t>Service Provider</w:t>
      </w:r>
      <w:r w:rsidRPr="2A3FBF69">
        <w:rPr>
          <w:rFonts w:cs="Arial"/>
        </w:rPr>
        <w:t xml:space="preserve"> will be responsible for the coordination of the team, their availability and productivity. </w:t>
      </w:r>
    </w:p>
    <w:p w14:paraId="58A638A9" w14:textId="3FC322CB" w:rsidR="00CF07B7" w:rsidRPr="00E36066" w:rsidDel="00AB33DE" w:rsidRDefault="00CF07B7" w:rsidP="000C4344">
      <w:pPr>
        <w:pStyle w:val="BodyText"/>
        <w:rPr>
          <w:del w:id="48" w:author="Ahuja, Hanish" w:date="2024-11-21T09:06:00Z" w16du:dateUtc="2024-11-21T09:06:00Z"/>
          <w:rFonts w:cs="Arial"/>
          <w:b/>
          <w:bCs/>
        </w:rPr>
      </w:pPr>
    </w:p>
    <w:p w14:paraId="46749B99" w14:textId="08DBD95E" w:rsidR="000C4344" w:rsidRPr="00E36066" w:rsidRDefault="000C4344" w:rsidP="00805790">
      <w:pPr>
        <w:pStyle w:val="BodyText"/>
        <w:numPr>
          <w:ilvl w:val="0"/>
          <w:numId w:val="7"/>
        </w:numPr>
        <w:spacing w:after="120"/>
        <w:ind w:right="-7"/>
        <w:jc w:val="left"/>
        <w:rPr>
          <w:rFonts w:cs="Arial"/>
          <w:b/>
          <w:bCs/>
        </w:rPr>
      </w:pPr>
      <w:r w:rsidRPr="00E36066">
        <w:rPr>
          <w:rFonts w:cs="Arial"/>
        </w:rPr>
        <w:t xml:space="preserve">To receive </w:t>
      </w:r>
      <w:r w:rsidR="00506243" w:rsidRPr="00E36066">
        <w:rPr>
          <w:rFonts w:cs="Arial"/>
        </w:rPr>
        <w:t>C</w:t>
      </w:r>
      <w:r w:rsidR="0007258A" w:rsidRPr="00E36066">
        <w:rPr>
          <w:rFonts w:cs="Arial"/>
        </w:rPr>
        <w:t>lient</w:t>
      </w:r>
      <w:r w:rsidRPr="00E36066">
        <w:rPr>
          <w:rFonts w:cs="Arial"/>
        </w:rPr>
        <w:t xml:space="preserve"> training, and to execute trial project implementations, including feedback and collaboration with </w:t>
      </w:r>
      <w:r w:rsidR="00506243" w:rsidRPr="00E36066">
        <w:rPr>
          <w:rFonts w:cs="Arial"/>
        </w:rPr>
        <w:t>C</w:t>
      </w:r>
      <w:r w:rsidR="0007258A" w:rsidRPr="00E36066">
        <w:rPr>
          <w:rFonts w:cs="Arial"/>
        </w:rPr>
        <w:t>lient</w:t>
      </w:r>
      <w:r w:rsidRPr="00E36066">
        <w:rPr>
          <w:rFonts w:cs="Arial"/>
        </w:rPr>
        <w:t xml:space="preserve"> to improve such training, so as to be in a position to confidently commit to and fulfil the objectives below.  </w:t>
      </w:r>
    </w:p>
    <w:p w14:paraId="028215E7" w14:textId="49EB620C" w:rsidR="000C4344" w:rsidRPr="00E36066" w:rsidRDefault="000C4344" w:rsidP="00805790">
      <w:pPr>
        <w:pStyle w:val="BodyText"/>
        <w:numPr>
          <w:ilvl w:val="0"/>
          <w:numId w:val="7"/>
        </w:numPr>
        <w:spacing w:after="120"/>
        <w:ind w:right="-7"/>
        <w:jc w:val="left"/>
        <w:rPr>
          <w:rFonts w:cs="Arial"/>
          <w:b/>
          <w:bCs/>
        </w:rPr>
      </w:pPr>
      <w:r w:rsidRPr="00E36066">
        <w:rPr>
          <w:rFonts w:cs="Arial"/>
          <w:bCs/>
        </w:rPr>
        <w:t xml:space="preserve">To capture and understand the </w:t>
      </w:r>
      <w:r w:rsidR="00506243" w:rsidRPr="00E36066">
        <w:rPr>
          <w:rFonts w:cs="Arial"/>
          <w:bCs/>
        </w:rPr>
        <w:t>C</w:t>
      </w:r>
      <w:r w:rsidR="0007258A" w:rsidRPr="00E36066">
        <w:rPr>
          <w:rFonts w:cs="Arial"/>
          <w:bCs/>
        </w:rPr>
        <w:t>lient</w:t>
      </w:r>
      <w:r w:rsidRPr="00E36066">
        <w:rPr>
          <w:rFonts w:cs="Arial"/>
          <w:bCs/>
        </w:rPr>
        <w:t xml:space="preserve"> Customer’s business requirements (including systems and data landscape) in </w:t>
      </w:r>
      <w:r w:rsidR="006A3057" w:rsidRPr="00E36066">
        <w:rPr>
          <w:rFonts w:cs="Arial"/>
          <w:bCs/>
        </w:rPr>
        <w:t>sufficient detail</w:t>
      </w:r>
      <w:r w:rsidRPr="00E36066">
        <w:rPr>
          <w:rFonts w:cs="Arial"/>
          <w:bCs/>
        </w:rPr>
        <w:t xml:space="preserve"> such that they can be addressed within </w:t>
      </w:r>
      <w:r w:rsidR="006C65BF" w:rsidRPr="00E36066">
        <w:rPr>
          <w:rFonts w:cs="Arial"/>
          <w:bCs/>
        </w:rPr>
        <w:t>the current scope of development</w:t>
      </w:r>
      <w:r w:rsidRPr="00E36066">
        <w:rPr>
          <w:rFonts w:cs="Arial"/>
          <w:bCs/>
        </w:rPr>
        <w:t>.</w:t>
      </w:r>
    </w:p>
    <w:p w14:paraId="0B14BDBA" w14:textId="28A30BD9" w:rsidR="3CE3431A" w:rsidRPr="00E36066" w:rsidDel="00AB33DE" w:rsidRDefault="6F20C151" w:rsidP="79FB9D82">
      <w:pPr>
        <w:pStyle w:val="BodyText"/>
        <w:numPr>
          <w:ilvl w:val="0"/>
          <w:numId w:val="7"/>
        </w:numPr>
        <w:spacing w:after="120"/>
        <w:ind w:right="-7"/>
        <w:jc w:val="left"/>
        <w:rPr>
          <w:del w:id="49" w:author="Ahuja, Hanish" w:date="2024-11-21T09:07:00Z" w16du:dateUtc="2024-11-21T09:07:00Z"/>
          <w:rFonts w:cs="Arial"/>
        </w:rPr>
      </w:pPr>
      <w:del w:id="50" w:author="Ahuja, Hanish" w:date="2024-11-21T09:07:00Z" w16du:dateUtc="2024-11-21T09:07:00Z">
        <w:r w:rsidRPr="2A3FBF69" w:rsidDel="00AB33DE">
          <w:rPr>
            <w:rFonts w:cs="Arial"/>
          </w:rPr>
          <w:delText xml:space="preserve">Work in conjunction with the </w:delText>
        </w:r>
        <w:commentRangeStart w:id="51"/>
        <w:commentRangeStart w:id="52"/>
        <w:commentRangeStart w:id="53"/>
        <w:r w:rsidRPr="2A3FBF69" w:rsidDel="00AB33DE">
          <w:rPr>
            <w:rFonts w:cs="Arial"/>
          </w:rPr>
          <w:delText>Client Customer Success manager</w:delText>
        </w:r>
        <w:commentRangeEnd w:id="51"/>
        <w:r w:rsidR="3CE3431A" w:rsidDel="00AB33DE">
          <w:rPr>
            <w:rStyle w:val="CommentReference"/>
          </w:rPr>
          <w:commentReference w:id="51"/>
        </w:r>
        <w:commentRangeEnd w:id="52"/>
        <w:r w:rsidR="000003B1" w:rsidDel="00AB33DE">
          <w:rPr>
            <w:rStyle w:val="CommentReference"/>
          </w:rPr>
          <w:commentReference w:id="52"/>
        </w:r>
      </w:del>
      <w:commentRangeEnd w:id="53"/>
      <w:r w:rsidR="00AB33DE">
        <w:rPr>
          <w:rStyle w:val="CommentReference"/>
        </w:rPr>
        <w:commentReference w:id="53"/>
      </w:r>
      <w:del w:id="54" w:author="Ahuja, Hanish" w:date="2024-11-21T09:07:00Z" w16du:dateUtc="2024-11-21T09:07:00Z">
        <w:r w:rsidRPr="2A3FBF69" w:rsidDel="00AB33DE">
          <w:rPr>
            <w:rFonts w:cs="Arial"/>
          </w:rPr>
          <w:delText xml:space="preserve"> to successfully achieve the deliverables within the individual project’s Statement of Requirements</w:delText>
        </w:r>
      </w:del>
    </w:p>
    <w:p w14:paraId="08F4BDFC" w14:textId="2F3BA54B" w:rsidR="000C4344" w:rsidRPr="00E36066" w:rsidRDefault="008E24B0" w:rsidP="00805790">
      <w:pPr>
        <w:pStyle w:val="BodyText"/>
        <w:numPr>
          <w:ilvl w:val="0"/>
          <w:numId w:val="5"/>
        </w:numPr>
        <w:spacing w:after="120"/>
        <w:ind w:right="-7"/>
        <w:jc w:val="left"/>
        <w:rPr>
          <w:rFonts w:cs="Arial"/>
        </w:rPr>
      </w:pPr>
      <w:r w:rsidRPr="00E36066">
        <w:rPr>
          <w:rFonts w:cs="Arial"/>
        </w:rPr>
        <w:t>I</w:t>
      </w:r>
      <w:r w:rsidR="4DD43D98" w:rsidRPr="00E36066">
        <w:rPr>
          <w:rFonts w:cs="Arial"/>
        </w:rPr>
        <w:t xml:space="preserve">dentify technical and project implementation risks and then identify and take mitigation step to reduce impacts </w:t>
      </w:r>
    </w:p>
    <w:p w14:paraId="4969CABD" w14:textId="7EC0A1C5" w:rsidR="008E24B0" w:rsidRPr="00E36066" w:rsidRDefault="008E24B0" w:rsidP="008E24B0">
      <w:pPr>
        <w:pStyle w:val="BodyText"/>
        <w:numPr>
          <w:ilvl w:val="0"/>
          <w:numId w:val="5"/>
        </w:numPr>
        <w:spacing w:after="120"/>
        <w:ind w:right="-7"/>
        <w:jc w:val="left"/>
        <w:rPr>
          <w:rFonts w:cs="Arial"/>
        </w:rPr>
      </w:pPr>
      <w:r w:rsidRPr="00E36066">
        <w:rPr>
          <w:rFonts w:cs="Arial"/>
        </w:rPr>
        <w:t>C</w:t>
      </w:r>
      <w:r w:rsidR="14CEF0D6" w:rsidRPr="00E36066">
        <w:rPr>
          <w:rFonts w:cs="Arial"/>
        </w:rPr>
        <w:t xml:space="preserve">ontribute to the assessment of impact of potential functional, technical or project changes including affect on solution, deployment, timelines and resources associated </w:t>
      </w:r>
    </w:p>
    <w:p w14:paraId="28CF68E9" w14:textId="4CAA6622" w:rsidR="000C4344" w:rsidRPr="00E36066" w:rsidRDefault="000C4344" w:rsidP="00805790">
      <w:pPr>
        <w:pStyle w:val="BodyText"/>
        <w:numPr>
          <w:ilvl w:val="0"/>
          <w:numId w:val="6"/>
        </w:numPr>
        <w:spacing w:after="120"/>
        <w:ind w:right="-7"/>
        <w:jc w:val="left"/>
        <w:rPr>
          <w:rFonts w:cs="Arial"/>
          <w:bCs/>
        </w:rPr>
      </w:pPr>
      <w:r w:rsidRPr="00E36066">
        <w:rPr>
          <w:rFonts w:cs="Arial"/>
          <w:bCs/>
        </w:rPr>
        <w:t xml:space="preserve">Manages their own technical relationships with Customer personnel throughout the project duration acting as an on-site point of contact for </w:t>
      </w:r>
      <w:r w:rsidR="006C65BF" w:rsidRPr="00E36066">
        <w:rPr>
          <w:rFonts w:cs="Arial"/>
          <w:bCs/>
        </w:rPr>
        <w:t>current scope of work</w:t>
      </w:r>
      <w:r w:rsidRPr="00E36066">
        <w:rPr>
          <w:rFonts w:cs="Arial"/>
          <w:bCs/>
        </w:rPr>
        <w:t xml:space="preserve">. </w:t>
      </w:r>
    </w:p>
    <w:p w14:paraId="37F88E22" w14:textId="77777777" w:rsidR="000C4344" w:rsidRPr="00E36066" w:rsidRDefault="000C4344" w:rsidP="00805790">
      <w:pPr>
        <w:pStyle w:val="BodyText"/>
        <w:numPr>
          <w:ilvl w:val="0"/>
          <w:numId w:val="6"/>
        </w:numPr>
        <w:spacing w:after="120"/>
        <w:ind w:right="-7"/>
        <w:jc w:val="left"/>
        <w:rPr>
          <w:rFonts w:cs="Arial"/>
          <w:bCs/>
        </w:rPr>
      </w:pPr>
      <w:r w:rsidRPr="00E36066">
        <w:rPr>
          <w:rFonts w:cs="Arial"/>
          <w:bCs/>
        </w:rPr>
        <w:t xml:space="preserve">Ensures the technical supply of individual deliveries conforms to what has been specified and maintains the delivery of said objects against agreed quality and scope.  Escalates to the Services Team Project Manager as necessary if divergences are forecast or observed.  </w:t>
      </w:r>
    </w:p>
    <w:p w14:paraId="048F7189" w14:textId="52C9AE2E" w:rsidR="00A80529" w:rsidRPr="00E36066" w:rsidRDefault="3CE8A0B5" w:rsidP="00805790">
      <w:pPr>
        <w:pStyle w:val="BodyText"/>
        <w:numPr>
          <w:ilvl w:val="0"/>
          <w:numId w:val="6"/>
        </w:numPr>
        <w:spacing w:after="120"/>
        <w:ind w:right="-7"/>
        <w:jc w:val="left"/>
        <w:rPr>
          <w:rFonts w:cs="Arial"/>
          <w:bCs/>
        </w:rPr>
      </w:pPr>
      <w:r w:rsidRPr="00E36066">
        <w:rPr>
          <w:rFonts w:cs="Arial"/>
          <w:bCs/>
        </w:rPr>
        <w:t>Works with the Client Customer Success Manager, End Customer Project Leadership team and Services Team Project Manager to ensure assigned activities are appropriately prioritized towards tasks of highest value</w:t>
      </w:r>
      <w:r w:rsidR="00A80529" w:rsidRPr="00E36066">
        <w:rPr>
          <w:rFonts w:cs="Arial"/>
          <w:bCs/>
        </w:rPr>
        <w:t>.</w:t>
      </w:r>
    </w:p>
    <w:p w14:paraId="7E437FD3" w14:textId="399AD94F" w:rsidR="000C4344" w:rsidRPr="00CB0962" w:rsidRDefault="000C4344" w:rsidP="00805790">
      <w:pPr>
        <w:pStyle w:val="BodyText"/>
        <w:numPr>
          <w:ilvl w:val="0"/>
          <w:numId w:val="6"/>
        </w:numPr>
        <w:spacing w:after="120"/>
        <w:ind w:right="-7"/>
        <w:jc w:val="left"/>
        <w:rPr>
          <w:rFonts w:cs="Arial"/>
          <w:b/>
          <w:bCs/>
        </w:rPr>
      </w:pPr>
      <w:r w:rsidRPr="00E36066">
        <w:rPr>
          <w:rFonts w:cs="Arial"/>
        </w:rPr>
        <w:t>Where needed, acts as an on-site communication point when technical issues arise and helps manage any dispute or conflict.</w:t>
      </w:r>
    </w:p>
    <w:p w14:paraId="2BAD1482" w14:textId="413A59C3" w:rsidR="00954C46" w:rsidRPr="00E36066" w:rsidRDefault="00954C46" w:rsidP="00CB0962">
      <w:pPr>
        <w:pStyle w:val="BodyText"/>
        <w:spacing w:after="120"/>
        <w:ind w:right="-7" w:firstLine="0"/>
        <w:jc w:val="left"/>
        <w:rPr>
          <w:rFonts w:cs="Arial"/>
          <w:b/>
          <w:bCs/>
        </w:rPr>
      </w:pPr>
    </w:p>
    <w:p w14:paraId="5B897CE6" w14:textId="32DAB57A" w:rsidR="006C65BF" w:rsidRPr="00E36066" w:rsidRDefault="006C65BF">
      <w:pPr>
        <w:spacing w:after="160" w:line="259" w:lineRule="auto"/>
        <w:jc w:val="left"/>
        <w:rPr>
          <w:rFonts w:cs="Arial"/>
        </w:rPr>
      </w:pPr>
      <w:r w:rsidRPr="00E36066">
        <w:rPr>
          <w:rFonts w:cs="Arial"/>
        </w:rPr>
        <w:br w:type="page"/>
      </w:r>
    </w:p>
    <w:p w14:paraId="0B70E9C2" w14:textId="77777777" w:rsidR="000C4344" w:rsidRPr="00E36066" w:rsidRDefault="000C4344" w:rsidP="000C4344">
      <w:pPr>
        <w:rPr>
          <w:rFonts w:cs="Arial"/>
        </w:rPr>
      </w:pPr>
    </w:p>
    <w:p w14:paraId="44897CDD" w14:textId="7B5F3F5F" w:rsidR="000C4344" w:rsidRPr="00E36066" w:rsidRDefault="5E5AD6D7" w:rsidP="004067CA">
      <w:pPr>
        <w:pStyle w:val="ListParagraph"/>
        <w:numPr>
          <w:ilvl w:val="0"/>
          <w:numId w:val="30"/>
        </w:numPr>
        <w:spacing w:after="240"/>
        <w:ind w:hanging="720"/>
        <w:rPr>
          <w:rFonts w:cs="Arial"/>
          <w:b/>
          <w:bCs/>
        </w:rPr>
      </w:pPr>
      <w:r w:rsidRPr="2A3FBF69">
        <w:rPr>
          <w:rFonts w:cs="Arial"/>
          <w:b/>
          <w:bCs/>
        </w:rPr>
        <w:t>Deliverables</w:t>
      </w:r>
      <w:r w:rsidR="562503EA" w:rsidRPr="2A3FBF69">
        <w:rPr>
          <w:rFonts w:cs="Arial"/>
          <w:b/>
          <w:bCs/>
        </w:rPr>
        <w:t>/</w:t>
      </w:r>
      <w:commentRangeStart w:id="55"/>
      <w:commentRangeStart w:id="56"/>
      <w:commentRangeStart w:id="57"/>
      <w:r w:rsidR="562503EA" w:rsidRPr="2A3FBF69">
        <w:rPr>
          <w:rFonts w:cs="Arial"/>
          <w:b/>
          <w:bCs/>
        </w:rPr>
        <w:t>Services</w:t>
      </w:r>
      <w:commentRangeEnd w:id="55"/>
      <w:r w:rsidR="000C4344">
        <w:rPr>
          <w:rStyle w:val="CommentReference"/>
        </w:rPr>
        <w:commentReference w:id="55"/>
      </w:r>
      <w:commentRangeEnd w:id="56"/>
      <w:r w:rsidR="00AB33DE">
        <w:rPr>
          <w:rStyle w:val="CommentReference"/>
        </w:rPr>
        <w:commentReference w:id="56"/>
      </w:r>
      <w:commentRangeEnd w:id="57"/>
      <w:r w:rsidR="00D939FB">
        <w:rPr>
          <w:rStyle w:val="CommentReference"/>
        </w:rPr>
        <w:commentReference w:id="57"/>
      </w:r>
      <w:r w:rsidRPr="2A3FBF69">
        <w:rPr>
          <w:rFonts w:cs="Arial"/>
          <w:b/>
          <w:bCs/>
        </w:rPr>
        <w:t xml:space="preserve">: </w:t>
      </w:r>
    </w:p>
    <w:p w14:paraId="505F639B" w14:textId="78C144B4" w:rsidR="00E705FD" w:rsidRPr="00E36066" w:rsidRDefault="00E705FD" w:rsidP="000C4344">
      <w:pPr>
        <w:pStyle w:val="BodyText0"/>
        <w:spacing w:before="0" w:line="240" w:lineRule="auto"/>
        <w:rPr>
          <w:rFonts w:cs="Arial"/>
        </w:rPr>
      </w:pPr>
      <w:r w:rsidRPr="00E36066">
        <w:rPr>
          <w:rFonts w:cs="Arial"/>
        </w:rPr>
        <w:t xml:space="preserve">Capgemini will provide the following Deliverables as set forth below, which will be reviewed at the end of each milestone.  </w:t>
      </w:r>
    </w:p>
    <w:p w14:paraId="028689AB" w14:textId="77777777" w:rsidR="00E705FD" w:rsidRPr="00E36066" w:rsidRDefault="00E705FD" w:rsidP="000C4344">
      <w:pPr>
        <w:pStyle w:val="BodyText0"/>
        <w:spacing w:before="0" w:line="240" w:lineRule="auto"/>
        <w:rPr>
          <w:rFonts w:cs="Arial"/>
        </w:rPr>
      </w:pPr>
    </w:p>
    <w:tbl>
      <w:tblPr>
        <w:tblStyle w:val="TableGrid"/>
        <w:tblW w:w="8296" w:type="dxa"/>
        <w:tblInd w:w="720" w:type="dxa"/>
        <w:tblLook w:val="04A0" w:firstRow="1" w:lastRow="0" w:firstColumn="1" w:lastColumn="0" w:noHBand="0" w:noVBand="1"/>
      </w:tblPr>
      <w:tblGrid>
        <w:gridCol w:w="2070"/>
        <w:gridCol w:w="6226"/>
      </w:tblGrid>
      <w:tr w:rsidR="00E705FD" w:rsidRPr="00E36066" w14:paraId="7EA1A6C6" w14:textId="77777777" w:rsidTr="2A3FBF69">
        <w:tc>
          <w:tcPr>
            <w:tcW w:w="2070" w:type="dxa"/>
            <w:shd w:val="clear" w:color="auto" w:fill="D5DCE4" w:themeFill="text2" w:themeFillTint="33"/>
          </w:tcPr>
          <w:p w14:paraId="4C80FBE3" w14:textId="77777777" w:rsidR="00E705FD" w:rsidRPr="00E36066" w:rsidRDefault="00E705FD" w:rsidP="00BF00ED">
            <w:pPr>
              <w:rPr>
                <w:rFonts w:eastAsiaTheme="minorHAnsi" w:cs="Arial"/>
              </w:rPr>
            </w:pPr>
            <w:r w:rsidRPr="00E36066">
              <w:rPr>
                <w:rFonts w:eastAsiaTheme="minorHAnsi" w:cs="Arial"/>
              </w:rPr>
              <w:t xml:space="preserve">Item </w:t>
            </w:r>
          </w:p>
        </w:tc>
        <w:tc>
          <w:tcPr>
            <w:tcW w:w="6226" w:type="dxa"/>
            <w:shd w:val="clear" w:color="auto" w:fill="D5DCE4" w:themeFill="text2" w:themeFillTint="33"/>
          </w:tcPr>
          <w:p w14:paraId="0B4C067D" w14:textId="77777777" w:rsidR="00E705FD" w:rsidRPr="00E36066" w:rsidRDefault="00E705FD" w:rsidP="00BF00ED">
            <w:pPr>
              <w:rPr>
                <w:rFonts w:eastAsiaTheme="minorHAnsi" w:cs="Arial"/>
              </w:rPr>
            </w:pPr>
            <w:commentRangeStart w:id="58"/>
            <w:commentRangeStart w:id="59"/>
            <w:r w:rsidRPr="00E36066">
              <w:rPr>
                <w:rFonts w:eastAsiaTheme="minorHAnsi" w:cs="Arial"/>
              </w:rPr>
              <w:t xml:space="preserve">Phase duration and deliverable(s) </w:t>
            </w:r>
            <w:commentRangeEnd w:id="58"/>
            <w:r w:rsidR="004E3E74">
              <w:rPr>
                <w:rStyle w:val="CommentReference"/>
              </w:rPr>
              <w:commentReference w:id="58"/>
            </w:r>
            <w:commentRangeEnd w:id="59"/>
            <w:r w:rsidR="00AB33DE">
              <w:rPr>
                <w:rStyle w:val="CommentReference"/>
              </w:rPr>
              <w:commentReference w:id="59"/>
            </w:r>
          </w:p>
        </w:tc>
      </w:tr>
      <w:tr w:rsidR="00E705FD" w:rsidRPr="00E36066" w14:paraId="68D3C6F4" w14:textId="77777777" w:rsidTr="2A3FBF69">
        <w:tc>
          <w:tcPr>
            <w:tcW w:w="2070" w:type="dxa"/>
            <w:vAlign w:val="center"/>
          </w:tcPr>
          <w:p w14:paraId="6C37EBD2" w14:textId="6801DCAC" w:rsidR="00E705FD" w:rsidRPr="00E36066" w:rsidRDefault="006C65BF" w:rsidP="00BF00ED">
            <w:pPr>
              <w:pStyle w:val="ListParagraph"/>
              <w:ind w:left="360"/>
              <w:rPr>
                <w:rFonts w:eastAsiaTheme="minorHAnsi" w:cs="Arial"/>
              </w:rPr>
            </w:pPr>
            <w:r w:rsidRPr="00E36066">
              <w:rPr>
                <w:rFonts w:eastAsiaTheme="minorHAnsi" w:cs="Arial"/>
              </w:rPr>
              <w:t>Kickoff</w:t>
            </w:r>
          </w:p>
        </w:tc>
        <w:tc>
          <w:tcPr>
            <w:tcW w:w="6226" w:type="dxa"/>
          </w:tcPr>
          <w:p w14:paraId="25C099AA" w14:textId="3E3CDF9E" w:rsidR="00E705FD" w:rsidRPr="00E36066" w:rsidRDefault="006C65BF" w:rsidP="00E705FD">
            <w:pPr>
              <w:pStyle w:val="ListParagraph"/>
              <w:numPr>
                <w:ilvl w:val="0"/>
                <w:numId w:val="38"/>
              </w:numPr>
              <w:rPr>
                <w:rFonts w:eastAsiaTheme="minorHAnsi" w:cs="Arial"/>
              </w:rPr>
            </w:pPr>
            <w:r w:rsidRPr="00E36066">
              <w:rPr>
                <w:rFonts w:eastAsiaTheme="minorHAnsi" w:cs="Arial"/>
              </w:rPr>
              <w:t xml:space="preserve">Kickoff Presentation </w:t>
            </w:r>
          </w:p>
        </w:tc>
      </w:tr>
      <w:tr w:rsidR="00E705FD" w:rsidRPr="00E36066" w14:paraId="7F1B2E7B" w14:textId="77777777" w:rsidTr="2A3FBF69">
        <w:tc>
          <w:tcPr>
            <w:tcW w:w="2070" w:type="dxa"/>
            <w:vAlign w:val="center"/>
          </w:tcPr>
          <w:p w14:paraId="1F846153" w14:textId="77777777" w:rsidR="00E705FD" w:rsidRPr="00E36066" w:rsidRDefault="00E705FD" w:rsidP="00BF00ED">
            <w:pPr>
              <w:pStyle w:val="ListParagraph"/>
              <w:ind w:left="360"/>
              <w:rPr>
                <w:rFonts w:eastAsiaTheme="minorHAnsi" w:cs="Arial"/>
              </w:rPr>
            </w:pPr>
            <w:r w:rsidRPr="00E36066">
              <w:rPr>
                <w:rFonts w:eastAsiaTheme="minorHAnsi" w:cs="Arial"/>
              </w:rPr>
              <w:t>Architecture and Feasibility Phase</w:t>
            </w:r>
          </w:p>
        </w:tc>
        <w:tc>
          <w:tcPr>
            <w:tcW w:w="6226" w:type="dxa"/>
          </w:tcPr>
          <w:p w14:paraId="34966919" w14:textId="56BCEC42" w:rsidR="00E705FD" w:rsidRPr="00E36066" w:rsidRDefault="00E705FD" w:rsidP="00E705FD">
            <w:pPr>
              <w:pStyle w:val="ListParagraph"/>
              <w:numPr>
                <w:ilvl w:val="0"/>
                <w:numId w:val="37"/>
              </w:numPr>
              <w:rPr>
                <w:rFonts w:eastAsiaTheme="minorHAnsi" w:cs="Arial"/>
              </w:rPr>
            </w:pPr>
            <w:r w:rsidRPr="00E36066">
              <w:rPr>
                <w:rFonts w:eastAsiaTheme="minorHAnsi" w:cs="Arial"/>
              </w:rPr>
              <w:t xml:space="preserve">Duration: </w:t>
            </w:r>
            <w:r w:rsidR="006B5C6A" w:rsidRPr="00E36066">
              <w:rPr>
                <w:rFonts w:eastAsiaTheme="minorHAnsi" w:cs="Arial"/>
              </w:rPr>
              <w:t>4</w:t>
            </w:r>
            <w:r w:rsidRPr="00E36066">
              <w:rPr>
                <w:rFonts w:eastAsiaTheme="minorHAnsi" w:cs="Arial"/>
              </w:rPr>
              <w:t xml:space="preserve"> weeks</w:t>
            </w:r>
          </w:p>
          <w:p w14:paraId="094AA38D" w14:textId="5023766D" w:rsidR="00E705FD" w:rsidRPr="00E36066" w:rsidRDefault="00E705FD" w:rsidP="00E705FD">
            <w:pPr>
              <w:pStyle w:val="ListParagraph"/>
              <w:numPr>
                <w:ilvl w:val="0"/>
                <w:numId w:val="37"/>
              </w:numPr>
              <w:rPr>
                <w:rFonts w:eastAsiaTheme="minorHAnsi" w:cs="Arial"/>
              </w:rPr>
            </w:pPr>
            <w:r w:rsidRPr="00E36066">
              <w:rPr>
                <w:rFonts w:eastAsiaTheme="minorHAnsi" w:cs="Arial"/>
              </w:rPr>
              <w:t xml:space="preserve">System Architecture and Feasibility </w:t>
            </w:r>
            <w:r w:rsidR="006B5C6A" w:rsidRPr="00E36066">
              <w:rPr>
                <w:rFonts w:eastAsiaTheme="minorHAnsi" w:cs="Arial"/>
              </w:rPr>
              <w:t>Study w.r.t UEFI Boot</w:t>
            </w:r>
          </w:p>
          <w:p w14:paraId="0F7105EF" w14:textId="1B425913" w:rsidR="00E705FD" w:rsidRPr="00E36066" w:rsidRDefault="006B5C6A" w:rsidP="00E705FD">
            <w:pPr>
              <w:pStyle w:val="ListParagraph"/>
              <w:numPr>
                <w:ilvl w:val="0"/>
                <w:numId w:val="37"/>
              </w:numPr>
              <w:rPr>
                <w:rFonts w:eastAsiaTheme="minorHAnsi" w:cs="Arial"/>
              </w:rPr>
            </w:pPr>
            <w:r w:rsidRPr="00E36066">
              <w:rPr>
                <w:rFonts w:eastAsiaTheme="minorHAnsi" w:cs="Arial"/>
              </w:rPr>
              <w:t>Design Analysis Report</w:t>
            </w:r>
            <w:r w:rsidR="00E705FD" w:rsidRPr="00E36066">
              <w:rPr>
                <w:rFonts w:eastAsiaTheme="minorHAnsi" w:cs="Arial"/>
              </w:rPr>
              <w:t xml:space="preserve"> document </w:t>
            </w:r>
          </w:p>
          <w:p w14:paraId="799909D5" w14:textId="0E3C8695" w:rsidR="00E705FD" w:rsidRPr="00E36066" w:rsidRDefault="006C65BF" w:rsidP="006C65BF">
            <w:pPr>
              <w:pStyle w:val="ListParagraph"/>
              <w:numPr>
                <w:ilvl w:val="0"/>
                <w:numId w:val="37"/>
              </w:numPr>
              <w:rPr>
                <w:rFonts w:eastAsiaTheme="minorHAnsi" w:cs="Arial"/>
              </w:rPr>
            </w:pPr>
            <w:r w:rsidRPr="00E36066">
              <w:rPr>
                <w:rFonts w:eastAsiaTheme="minorHAnsi" w:cs="Arial"/>
              </w:rPr>
              <w:t>Patch files (if any on Bug fixes)</w:t>
            </w:r>
          </w:p>
        </w:tc>
      </w:tr>
    </w:tbl>
    <w:p w14:paraId="0D4D5BDF" w14:textId="77777777" w:rsidR="00447A40" w:rsidRDefault="00447A40" w:rsidP="00447A40"/>
    <w:p w14:paraId="200AA690" w14:textId="78A4EFC4" w:rsidR="00504134" w:rsidRPr="00E36066" w:rsidRDefault="626EB23D" w:rsidP="00504134">
      <w:pPr>
        <w:rPr>
          <w:rFonts w:cs="Arial"/>
        </w:rPr>
      </w:pPr>
      <w:r>
        <w:t xml:space="preserve">Acceptance Period: 10 </w:t>
      </w:r>
      <w:commentRangeStart w:id="60"/>
      <w:commentRangeStart w:id="61"/>
      <w:commentRangeStart w:id="62"/>
      <w:r>
        <w:t>business</w:t>
      </w:r>
      <w:commentRangeEnd w:id="60"/>
      <w:r w:rsidR="00447A40">
        <w:rPr>
          <w:rStyle w:val="CommentReference"/>
        </w:rPr>
        <w:commentReference w:id="60"/>
      </w:r>
      <w:commentRangeEnd w:id="61"/>
      <w:r w:rsidR="00AB33DE">
        <w:rPr>
          <w:rStyle w:val="CommentReference"/>
        </w:rPr>
        <w:commentReference w:id="61"/>
      </w:r>
      <w:commentRangeEnd w:id="62"/>
      <w:r w:rsidR="00D939FB">
        <w:rPr>
          <w:rStyle w:val="CommentReference"/>
        </w:rPr>
        <w:commentReference w:id="62"/>
      </w:r>
      <w:r>
        <w:t xml:space="preserve"> days</w:t>
      </w:r>
    </w:p>
    <w:p w14:paraId="0521A178" w14:textId="100F0831" w:rsidR="000C4344" w:rsidRPr="00E36066" w:rsidRDefault="000C4344" w:rsidP="004067CA">
      <w:pPr>
        <w:pStyle w:val="ListParagraph"/>
        <w:numPr>
          <w:ilvl w:val="0"/>
          <w:numId w:val="30"/>
        </w:numPr>
        <w:spacing w:after="240"/>
        <w:ind w:hanging="720"/>
        <w:rPr>
          <w:rFonts w:cs="Arial"/>
          <w:b/>
          <w:u w:val="single"/>
        </w:rPr>
      </w:pPr>
      <w:r w:rsidRPr="00E36066">
        <w:rPr>
          <w:rFonts w:cs="Arial"/>
          <w:b/>
        </w:rPr>
        <w:t xml:space="preserve">Project Governance: </w:t>
      </w:r>
    </w:p>
    <w:p w14:paraId="763C3C7A" w14:textId="223D8623" w:rsidR="000C4344" w:rsidRPr="00E36066" w:rsidRDefault="000C4344" w:rsidP="000C4344">
      <w:pPr>
        <w:rPr>
          <w:rFonts w:cs="Arial"/>
        </w:rPr>
      </w:pPr>
      <w:r w:rsidRPr="00E36066">
        <w:rPr>
          <w:rFonts w:cs="Arial"/>
        </w:rPr>
        <w:t xml:space="preserve">Personnel deployed on the project shall report status to </w:t>
      </w:r>
      <w:r w:rsidR="00E9504C" w:rsidRPr="00E36066">
        <w:rPr>
          <w:rFonts w:cs="Arial"/>
        </w:rPr>
        <w:t>Services Team</w:t>
      </w:r>
      <w:r w:rsidRPr="00E36066">
        <w:rPr>
          <w:rFonts w:cs="Arial"/>
        </w:rPr>
        <w:t xml:space="preserve"> Project Manage</w:t>
      </w:r>
      <w:r w:rsidR="00E9504C" w:rsidRPr="00E36066">
        <w:rPr>
          <w:rFonts w:cs="Arial"/>
        </w:rPr>
        <w:t>r</w:t>
      </w:r>
      <w:r w:rsidR="133BAD40" w:rsidRPr="00E36066">
        <w:rPr>
          <w:rFonts w:cs="Arial"/>
        </w:rPr>
        <w:t xml:space="preserve"> </w:t>
      </w:r>
      <w:r w:rsidRPr="00E36066">
        <w:rPr>
          <w:rFonts w:cs="Arial"/>
        </w:rPr>
        <w:t>of their tasks and work progress as per agreed cadence. Personnel shall also participate in the daily stand</w:t>
      </w:r>
      <w:r w:rsidR="7F7F09AC" w:rsidRPr="00E36066">
        <w:rPr>
          <w:rFonts w:cs="Arial"/>
        </w:rPr>
        <w:t>-</w:t>
      </w:r>
      <w:r w:rsidRPr="00E36066">
        <w:rPr>
          <w:rFonts w:cs="Arial"/>
        </w:rPr>
        <w:t xml:space="preserve">up meetings </w:t>
      </w:r>
      <w:r w:rsidR="002F1ADD" w:rsidRPr="00E36066">
        <w:rPr>
          <w:rFonts w:cs="Arial"/>
        </w:rPr>
        <w:t xml:space="preserve">if any </w:t>
      </w:r>
      <w:r w:rsidRPr="00E36066">
        <w:rPr>
          <w:rFonts w:cs="Arial"/>
        </w:rPr>
        <w:t xml:space="preserve">and other required meetings with </w:t>
      </w:r>
      <w:r w:rsidR="00506243" w:rsidRPr="00E36066">
        <w:rPr>
          <w:rFonts w:cs="Arial"/>
        </w:rPr>
        <w:t>C</w:t>
      </w:r>
      <w:r w:rsidR="002C2BC0" w:rsidRPr="00E36066">
        <w:rPr>
          <w:rFonts w:cs="Arial"/>
        </w:rPr>
        <w:t>lient</w:t>
      </w:r>
      <w:r w:rsidR="1D3FAFE4" w:rsidRPr="00E36066">
        <w:rPr>
          <w:rFonts w:cs="Arial"/>
        </w:rPr>
        <w:t>,</w:t>
      </w:r>
      <w:r w:rsidRPr="00E36066">
        <w:rPr>
          <w:rFonts w:cs="Arial"/>
        </w:rPr>
        <w:t xml:space="preserve"> Customer</w:t>
      </w:r>
      <w:r w:rsidR="002C2BC0" w:rsidRPr="00E36066">
        <w:rPr>
          <w:rFonts w:cs="Arial"/>
        </w:rPr>
        <w:t>s</w:t>
      </w:r>
      <w:r w:rsidRPr="00E36066">
        <w:rPr>
          <w:rFonts w:cs="Arial"/>
        </w:rPr>
        <w:t xml:space="preserve"> or 3</w:t>
      </w:r>
      <w:r w:rsidRPr="00E36066">
        <w:rPr>
          <w:rFonts w:cs="Arial"/>
          <w:vertAlign w:val="superscript"/>
        </w:rPr>
        <w:t>rd</w:t>
      </w:r>
      <w:r w:rsidRPr="00E36066">
        <w:rPr>
          <w:rFonts w:cs="Arial"/>
        </w:rPr>
        <w:t xml:space="preserve"> Parties as needed. </w:t>
      </w:r>
    </w:p>
    <w:p w14:paraId="7FE903E3" w14:textId="7D26B462" w:rsidR="000C4344" w:rsidRPr="00E36066" w:rsidRDefault="00E9504C" w:rsidP="000C4344">
      <w:pPr>
        <w:rPr>
          <w:rFonts w:cs="Arial"/>
        </w:rPr>
      </w:pPr>
      <w:r w:rsidRPr="00E36066">
        <w:rPr>
          <w:rFonts w:cs="Arial"/>
        </w:rPr>
        <w:t xml:space="preserve">Services Team </w:t>
      </w:r>
      <w:r w:rsidR="000C4344" w:rsidRPr="00E36066">
        <w:rPr>
          <w:rFonts w:cs="Arial"/>
        </w:rPr>
        <w:t xml:space="preserve">Project </w:t>
      </w:r>
      <w:r w:rsidRPr="00E36066">
        <w:rPr>
          <w:rFonts w:cs="Arial"/>
        </w:rPr>
        <w:t xml:space="preserve">Manager </w:t>
      </w:r>
      <w:r w:rsidR="000C4344" w:rsidRPr="00E36066">
        <w:rPr>
          <w:rFonts w:cs="Arial"/>
        </w:rPr>
        <w:t xml:space="preserve">shall provide project progress against plan, status reports, forecasts, action, risk and issue management, and other materials as requested, to </w:t>
      </w:r>
      <w:r w:rsidR="00506243" w:rsidRPr="00E36066">
        <w:rPr>
          <w:rFonts w:cs="Arial"/>
        </w:rPr>
        <w:t>C</w:t>
      </w:r>
      <w:r w:rsidR="002C2BC0" w:rsidRPr="00E36066">
        <w:rPr>
          <w:rFonts w:cs="Arial"/>
        </w:rPr>
        <w:t>lient</w:t>
      </w:r>
      <w:r w:rsidR="000C4344" w:rsidRPr="00E36066">
        <w:rPr>
          <w:rFonts w:cs="Arial"/>
        </w:rPr>
        <w:t xml:space="preserve"> </w:t>
      </w:r>
      <w:r w:rsidR="57B2F443" w:rsidRPr="00E36066">
        <w:rPr>
          <w:rFonts w:cs="Arial"/>
        </w:rPr>
        <w:t xml:space="preserve">Customer Success </w:t>
      </w:r>
      <w:r w:rsidR="000C4344" w:rsidRPr="00E36066">
        <w:rPr>
          <w:rFonts w:cs="Arial"/>
        </w:rPr>
        <w:t xml:space="preserve">Management personnel in support of the governance of the </w:t>
      </w:r>
      <w:r w:rsidR="002F1ADD" w:rsidRPr="00E36066">
        <w:rPr>
          <w:rFonts w:cs="Arial"/>
        </w:rPr>
        <w:t>work stated in this SOW</w:t>
      </w:r>
      <w:r w:rsidR="000C4344" w:rsidRPr="00E36066">
        <w:rPr>
          <w:rFonts w:cs="Arial"/>
        </w:rPr>
        <w:t xml:space="preserve">.  </w:t>
      </w:r>
    </w:p>
    <w:p w14:paraId="29470723" w14:textId="300D81A8" w:rsidR="000C4344" w:rsidRPr="00E36066" w:rsidRDefault="000C4344" w:rsidP="000C4344">
      <w:pPr>
        <w:rPr>
          <w:rFonts w:cs="Arial"/>
        </w:rPr>
      </w:pPr>
      <w:r w:rsidRPr="00E36066">
        <w:rPr>
          <w:rFonts w:cs="Arial"/>
        </w:rPr>
        <w:t xml:space="preserve">The overall governance model between </w:t>
      </w:r>
      <w:r w:rsidR="00165C1C" w:rsidRPr="00E36066">
        <w:rPr>
          <w:rFonts w:cs="Arial"/>
        </w:rPr>
        <w:t>Service Provider</w:t>
      </w:r>
      <w:r w:rsidRPr="00E36066">
        <w:rPr>
          <w:rFonts w:cs="Arial"/>
        </w:rPr>
        <w:t xml:space="preserve"> and </w:t>
      </w:r>
      <w:r w:rsidR="00506243" w:rsidRPr="00E36066">
        <w:rPr>
          <w:rFonts w:cs="Arial"/>
        </w:rPr>
        <w:t>C</w:t>
      </w:r>
      <w:r w:rsidR="002C2BC0" w:rsidRPr="00E36066">
        <w:rPr>
          <w:rFonts w:cs="Arial"/>
        </w:rPr>
        <w:t>lient</w:t>
      </w:r>
      <w:r w:rsidRPr="00E36066">
        <w:rPr>
          <w:rFonts w:cs="Arial"/>
        </w:rPr>
        <w:t xml:space="preserve"> shall be as follows:</w:t>
      </w:r>
    </w:p>
    <w:p w14:paraId="24E9A44E" w14:textId="77777777" w:rsidR="000C4344" w:rsidRPr="00E36066" w:rsidRDefault="000C4344" w:rsidP="000C4344">
      <w:pPr>
        <w:rPr>
          <w:rFonts w:cs="Arial"/>
        </w:rPr>
      </w:pPr>
    </w:p>
    <w:p w14:paraId="32510EF7" w14:textId="6FF473A2" w:rsidR="000C4344" w:rsidRPr="00E36066" w:rsidRDefault="00EE0AA3" w:rsidP="00327691">
      <w:pPr>
        <w:jc w:val="center"/>
        <w:rPr>
          <w:rFonts w:cs="Arial"/>
        </w:rPr>
      </w:pPr>
      <w:r w:rsidRPr="00E36066">
        <w:rPr>
          <w:rFonts w:cs="Arial"/>
          <w:noProof/>
        </w:rPr>
        <w:drawing>
          <wp:inline distT="0" distB="0" distL="0" distR="0" wp14:anchorId="10050AAF" wp14:editId="2C77A6BB">
            <wp:extent cx="4750044" cy="28195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0044" cy="2819545"/>
                    </a:xfrm>
                    <a:prstGeom prst="rect">
                      <a:avLst/>
                    </a:prstGeom>
                  </pic:spPr>
                </pic:pic>
              </a:graphicData>
            </a:graphic>
          </wp:inline>
        </w:drawing>
      </w:r>
    </w:p>
    <w:p w14:paraId="009D919F" w14:textId="77777777" w:rsidR="00283D67" w:rsidRPr="00E36066" w:rsidRDefault="00165C1C" w:rsidP="007667E6">
      <w:pPr>
        <w:pStyle w:val="BodyText0"/>
        <w:spacing w:before="0" w:line="240" w:lineRule="auto"/>
        <w:rPr>
          <w:rFonts w:cs="Arial"/>
        </w:rPr>
      </w:pPr>
      <w:r w:rsidRPr="00E36066">
        <w:rPr>
          <w:rFonts w:cs="Arial"/>
        </w:rPr>
        <w:t>Service Provider</w:t>
      </w:r>
      <w:r w:rsidR="007667E6" w:rsidRPr="00E36066">
        <w:rPr>
          <w:rFonts w:cs="Arial"/>
        </w:rPr>
        <w:t xml:space="preserve"> shall work closely with Client team to understand the project requirements of each Client Customer.  </w:t>
      </w:r>
    </w:p>
    <w:p w14:paraId="3CBF2757" w14:textId="47B51448" w:rsidR="007667E6" w:rsidRPr="00E36066" w:rsidRDefault="007667E6" w:rsidP="007667E6">
      <w:pPr>
        <w:pStyle w:val="BodyText0"/>
        <w:spacing w:before="0" w:line="240" w:lineRule="auto"/>
        <w:rPr>
          <w:rFonts w:cs="Arial"/>
        </w:rPr>
      </w:pPr>
    </w:p>
    <w:p w14:paraId="75B12E32" w14:textId="720D6576" w:rsidR="002F1ADD" w:rsidRPr="00E36066" w:rsidRDefault="002F1ADD" w:rsidP="007667E6">
      <w:pPr>
        <w:pStyle w:val="BodyText0"/>
        <w:spacing w:before="0" w:line="240" w:lineRule="auto"/>
        <w:rPr>
          <w:rFonts w:cs="Arial"/>
        </w:rPr>
      </w:pPr>
      <w:r w:rsidRPr="00E36066">
        <w:rPr>
          <w:rFonts w:cs="Arial"/>
        </w:rPr>
        <w:t>Capgemini will conduct weekly progress meetings with Client to review the Action plan, review deliverables progress, schedule, open risks &amp; mitigations and provide approval to deliverables.</w:t>
      </w:r>
    </w:p>
    <w:p w14:paraId="526BD55A" w14:textId="21D0F2BA" w:rsidR="00767D96" w:rsidRPr="00E36066" w:rsidRDefault="00767D96" w:rsidP="007667E6">
      <w:pPr>
        <w:pStyle w:val="BodyText0"/>
        <w:spacing w:before="0" w:line="240" w:lineRule="auto"/>
        <w:rPr>
          <w:rFonts w:cs="Arial"/>
        </w:rPr>
      </w:pPr>
    </w:p>
    <w:p w14:paraId="53BE6C72" w14:textId="2BB9E9D6" w:rsidR="00767D96" w:rsidRPr="00E36066" w:rsidRDefault="00767D96" w:rsidP="004067CA">
      <w:pPr>
        <w:pStyle w:val="ListParagraph"/>
        <w:numPr>
          <w:ilvl w:val="0"/>
          <w:numId w:val="30"/>
        </w:numPr>
        <w:spacing w:after="240"/>
        <w:ind w:hanging="720"/>
        <w:rPr>
          <w:rFonts w:cs="Arial"/>
          <w:b/>
          <w:bCs/>
        </w:rPr>
      </w:pPr>
      <w:r w:rsidRPr="00E36066">
        <w:rPr>
          <w:rFonts w:cs="Arial"/>
          <w:b/>
          <w:bCs/>
        </w:rPr>
        <w:t xml:space="preserve">Reporting </w:t>
      </w:r>
    </w:p>
    <w:p w14:paraId="266EDCD9" w14:textId="19B9C45A" w:rsidR="002B2805" w:rsidRPr="00E36066" w:rsidDel="00AB33DE" w:rsidRDefault="2C03708F" w:rsidP="00F04DB7">
      <w:pPr>
        <w:rPr>
          <w:del w:id="63" w:author="Ahuja, Hanish" w:date="2024-11-21T09:12:00Z" w16du:dateUtc="2024-11-21T09:12:00Z"/>
          <w:rFonts w:cs="Arial"/>
        </w:rPr>
      </w:pPr>
      <w:r w:rsidRPr="2A3FBF69">
        <w:rPr>
          <w:rFonts w:cs="Arial"/>
        </w:rPr>
        <w:lastRenderedPageBreak/>
        <w:t xml:space="preserve">1) </w:t>
      </w:r>
      <w:del w:id="64" w:author="Ahuja, Hanish" w:date="2024-11-21T09:12:00Z" w16du:dateUtc="2024-11-21T09:12:00Z">
        <w:r w:rsidR="042B6F38" w:rsidRPr="2A3FBF69" w:rsidDel="00AB33DE">
          <w:rPr>
            <w:rFonts w:cs="Arial"/>
          </w:rPr>
          <w:delText>Service Provider</w:delText>
        </w:r>
        <w:r w:rsidR="4BD5F07C" w:rsidRPr="2A3FBF69" w:rsidDel="00AB33DE">
          <w:rPr>
            <w:rFonts w:cs="Arial"/>
          </w:rPr>
          <w:delText xml:space="preserve"> shall pr</w:delText>
        </w:r>
        <w:r w:rsidR="09A32EC0" w:rsidRPr="2A3FBF69" w:rsidDel="00AB33DE">
          <w:rPr>
            <w:rFonts w:cs="Arial"/>
          </w:rPr>
          <w:delText>ovide</w:delText>
        </w:r>
        <w:r w:rsidR="4BD5F07C" w:rsidRPr="2A3FBF69" w:rsidDel="00AB33DE">
          <w:rPr>
            <w:rFonts w:cs="Arial"/>
          </w:rPr>
          <w:delText xml:space="preserve"> a </w:delText>
        </w:r>
        <w:commentRangeStart w:id="65"/>
        <w:commentRangeStart w:id="66"/>
        <w:commentRangeStart w:id="67"/>
        <w:r w:rsidR="4BD5F07C" w:rsidRPr="2A3FBF69" w:rsidDel="00AB33DE">
          <w:rPr>
            <w:rFonts w:cs="Arial"/>
          </w:rPr>
          <w:delText xml:space="preserve">monthly </w:delText>
        </w:r>
        <w:commentRangeEnd w:id="65"/>
        <w:r w:rsidR="6E7CD79C" w:rsidDel="00AB33DE">
          <w:rPr>
            <w:rStyle w:val="CommentReference"/>
          </w:rPr>
          <w:commentReference w:id="65"/>
        </w:r>
        <w:commentRangeEnd w:id="66"/>
        <w:r w:rsidR="6E7CD79C" w:rsidDel="00AB33DE">
          <w:rPr>
            <w:rStyle w:val="CommentReference"/>
          </w:rPr>
          <w:commentReference w:id="66"/>
        </w:r>
        <w:commentRangeEnd w:id="67"/>
        <w:r w:rsidR="00AB33DE" w:rsidDel="00AB33DE">
          <w:rPr>
            <w:rStyle w:val="CommentReference"/>
          </w:rPr>
          <w:commentReference w:id="67"/>
        </w:r>
        <w:r w:rsidR="4BD5F07C" w:rsidRPr="2A3FBF69" w:rsidDel="00AB33DE">
          <w:rPr>
            <w:rFonts w:cs="Arial"/>
          </w:rPr>
          <w:delText xml:space="preserve">report </w:delText>
        </w:r>
        <w:r w:rsidR="7CD8E123" w:rsidRPr="2A3FBF69" w:rsidDel="00AB33DE">
          <w:rPr>
            <w:rFonts w:cs="Arial"/>
          </w:rPr>
          <w:delText>as described in Annex 1</w:delText>
        </w:r>
      </w:del>
    </w:p>
    <w:p w14:paraId="500D2E53" w14:textId="07520EE0" w:rsidR="00E27456" w:rsidRPr="00E36066" w:rsidDel="00AB33DE" w:rsidRDefault="00E27456" w:rsidP="1469E0FF">
      <w:pPr>
        <w:rPr>
          <w:del w:id="68" w:author="Ahuja, Hanish" w:date="2024-11-21T09:12:00Z" w16du:dateUtc="2024-11-21T09:12:00Z"/>
          <w:rFonts w:cs="Arial"/>
        </w:rPr>
      </w:pPr>
    </w:p>
    <w:p w14:paraId="5E2CF466" w14:textId="5925B784" w:rsidR="00E27456" w:rsidRPr="00E36066" w:rsidRDefault="0E1ABAE0" w:rsidP="1469E0FF">
      <w:pPr>
        <w:tabs>
          <w:tab w:val="left" w:pos="2148"/>
        </w:tabs>
        <w:rPr>
          <w:rFonts w:cs="Arial"/>
          <w:color w:val="000000"/>
        </w:rPr>
      </w:pPr>
      <w:del w:id="69" w:author="Ahuja, Hanish" w:date="2024-11-21T09:12:00Z" w16du:dateUtc="2024-11-21T09:12:00Z">
        <w:r w:rsidRPr="00E36066" w:rsidDel="00AB33DE">
          <w:rPr>
            <w:rFonts w:cs="Arial"/>
            <w:color w:val="000000"/>
          </w:rPr>
          <w:delText>2</w:delText>
        </w:r>
      </w:del>
      <w:ins w:id="70" w:author="Ahuja, Hanish" w:date="2024-11-21T09:12:00Z" w16du:dateUtc="2024-11-21T09:12:00Z">
        <w:r w:rsidR="00AB33DE">
          <w:rPr>
            <w:rFonts w:cs="Arial"/>
            <w:color w:val="000000"/>
          </w:rPr>
          <w:t>1</w:t>
        </w:r>
      </w:ins>
      <w:r w:rsidR="3B439183" w:rsidRPr="00E36066">
        <w:rPr>
          <w:rFonts w:cs="Arial"/>
          <w:color w:val="000000"/>
        </w:rPr>
        <w:t xml:space="preserve">) </w:t>
      </w:r>
      <w:r w:rsidR="00165C1C" w:rsidRPr="00E36066">
        <w:rPr>
          <w:rFonts w:cs="Arial"/>
          <w:color w:val="000000"/>
        </w:rPr>
        <w:t>Service Provider</w:t>
      </w:r>
      <w:r w:rsidR="508C9AF2" w:rsidRPr="00E36066">
        <w:rPr>
          <w:rFonts w:cs="Arial"/>
          <w:color w:val="000000"/>
        </w:rPr>
        <w:t xml:space="preserve"> should provide a </w:t>
      </w:r>
      <w:r w:rsidR="3B439183" w:rsidRPr="00E36066">
        <w:rPr>
          <w:rFonts w:cs="Arial"/>
          <w:color w:val="000000"/>
        </w:rPr>
        <w:t xml:space="preserve">weekly project status report </w:t>
      </w:r>
      <w:r w:rsidR="33559E7B" w:rsidRPr="00E36066">
        <w:rPr>
          <w:rFonts w:cs="Arial"/>
          <w:color w:val="000000"/>
        </w:rPr>
        <w:t xml:space="preserve">(scorecard) </w:t>
      </w:r>
      <w:r w:rsidR="3B439183" w:rsidRPr="00E36066">
        <w:rPr>
          <w:rFonts w:cs="Arial"/>
          <w:color w:val="000000"/>
        </w:rPr>
        <w:t xml:space="preserve">to </w:t>
      </w:r>
      <w:r w:rsidR="00F16E68" w:rsidRPr="00E36066">
        <w:rPr>
          <w:rFonts w:cs="Arial"/>
          <w:color w:val="000000"/>
        </w:rPr>
        <w:t>Client with</w:t>
      </w:r>
      <w:r w:rsidR="3B439183" w:rsidRPr="00E36066">
        <w:rPr>
          <w:rFonts w:cs="Arial"/>
          <w:color w:val="000000"/>
        </w:rPr>
        <w:t xml:space="preserve"> </w:t>
      </w:r>
      <w:r w:rsidR="3C1B4BA7" w:rsidRPr="00E36066">
        <w:rPr>
          <w:rFonts w:cs="Arial"/>
          <w:color w:val="000000"/>
        </w:rPr>
        <w:t xml:space="preserve">its </w:t>
      </w:r>
      <w:r w:rsidR="3B439183" w:rsidRPr="00E36066">
        <w:rPr>
          <w:rFonts w:cs="Arial"/>
          <w:color w:val="000000"/>
        </w:rPr>
        <w:t xml:space="preserve">current status, progress, </w:t>
      </w:r>
      <w:r w:rsidR="1A756A34" w:rsidRPr="00E36066">
        <w:rPr>
          <w:rFonts w:cs="Arial"/>
          <w:color w:val="000000"/>
        </w:rPr>
        <w:t xml:space="preserve">timeline, </w:t>
      </w:r>
      <w:r w:rsidR="3B439183" w:rsidRPr="00E36066">
        <w:rPr>
          <w:rFonts w:cs="Arial"/>
          <w:color w:val="000000"/>
        </w:rPr>
        <w:t xml:space="preserve">major issues </w:t>
      </w:r>
      <w:r w:rsidR="653B1ED1" w:rsidRPr="00E36066">
        <w:rPr>
          <w:rFonts w:cs="Arial"/>
          <w:color w:val="000000"/>
        </w:rPr>
        <w:t>encountered</w:t>
      </w:r>
      <w:r w:rsidR="3B439183" w:rsidRPr="00E36066">
        <w:rPr>
          <w:rFonts w:cs="Arial"/>
          <w:color w:val="000000"/>
        </w:rPr>
        <w:t xml:space="preserve">, </w:t>
      </w:r>
      <w:r w:rsidR="03659C80" w:rsidRPr="00E36066">
        <w:rPr>
          <w:rFonts w:cs="Arial"/>
          <w:color w:val="000000"/>
        </w:rPr>
        <w:t xml:space="preserve">resources, </w:t>
      </w:r>
      <w:r w:rsidR="2F9AA1F7" w:rsidRPr="00E36066">
        <w:rPr>
          <w:rFonts w:cs="Arial"/>
          <w:color w:val="000000"/>
        </w:rPr>
        <w:t xml:space="preserve">action planned for the </w:t>
      </w:r>
      <w:r w:rsidR="7664646D" w:rsidRPr="00E36066">
        <w:rPr>
          <w:rFonts w:cs="Arial"/>
          <w:color w:val="000000"/>
        </w:rPr>
        <w:t xml:space="preserve">following </w:t>
      </w:r>
      <w:r w:rsidR="2F9AA1F7" w:rsidRPr="00E36066">
        <w:rPr>
          <w:rFonts w:cs="Arial"/>
          <w:color w:val="000000"/>
        </w:rPr>
        <w:t>week</w:t>
      </w:r>
      <w:r w:rsidR="24355FFE" w:rsidRPr="00E36066">
        <w:rPr>
          <w:rFonts w:cs="Arial"/>
          <w:color w:val="000000"/>
        </w:rPr>
        <w:t xml:space="preserve"> and </w:t>
      </w:r>
      <w:r w:rsidR="5C75510C" w:rsidRPr="00E36066">
        <w:rPr>
          <w:rFonts w:cs="Arial"/>
          <w:color w:val="000000"/>
        </w:rPr>
        <w:t>next steps</w:t>
      </w:r>
      <w:r w:rsidR="320BAE42" w:rsidRPr="00E36066">
        <w:rPr>
          <w:rFonts w:cs="Arial"/>
          <w:color w:val="000000"/>
        </w:rPr>
        <w:t>/milestones</w:t>
      </w:r>
      <w:r w:rsidR="5C75510C" w:rsidRPr="00E36066">
        <w:rPr>
          <w:rFonts w:cs="Arial"/>
          <w:color w:val="000000"/>
        </w:rPr>
        <w:t>.</w:t>
      </w:r>
      <w:r w:rsidR="079F2AE2" w:rsidRPr="00E36066">
        <w:rPr>
          <w:rFonts w:cs="Arial"/>
          <w:color w:val="000000"/>
        </w:rPr>
        <w:t xml:space="preserve"> Proposed template in A</w:t>
      </w:r>
      <w:r w:rsidR="421E70CD" w:rsidRPr="00E36066">
        <w:rPr>
          <w:rFonts w:cs="Arial"/>
          <w:color w:val="000000"/>
        </w:rPr>
        <w:t>nnex 1 (EXFO Project Update Report Template V1.0)</w:t>
      </w:r>
    </w:p>
    <w:p w14:paraId="469AB73E" w14:textId="2C80C667" w:rsidR="00F744E4" w:rsidRPr="00E36066" w:rsidRDefault="5F9BA5DA" w:rsidP="1469E0FF">
      <w:pPr>
        <w:tabs>
          <w:tab w:val="left" w:pos="2148"/>
        </w:tabs>
        <w:rPr>
          <w:rFonts w:cs="Arial"/>
          <w:color w:val="000000"/>
        </w:rPr>
      </w:pPr>
      <w:del w:id="71" w:author="Ahuja, Hanish" w:date="2024-11-21T09:12:00Z" w16du:dateUtc="2024-11-21T09:12:00Z">
        <w:r w:rsidRPr="00E36066" w:rsidDel="00AB33DE">
          <w:rPr>
            <w:rFonts w:cs="Arial"/>
            <w:color w:val="000000"/>
          </w:rPr>
          <w:delText>3</w:delText>
        </w:r>
      </w:del>
      <w:ins w:id="72" w:author="Ahuja, Hanish" w:date="2024-11-21T09:12:00Z" w16du:dateUtc="2024-11-21T09:12:00Z">
        <w:r w:rsidR="00AB33DE">
          <w:rPr>
            <w:rFonts w:cs="Arial"/>
            <w:color w:val="000000"/>
          </w:rPr>
          <w:t>2</w:t>
        </w:r>
      </w:ins>
      <w:r w:rsidR="5C75510C" w:rsidRPr="00E36066">
        <w:rPr>
          <w:rFonts w:cs="Arial"/>
          <w:color w:val="000000"/>
        </w:rPr>
        <w:t xml:space="preserve">) </w:t>
      </w:r>
      <w:r w:rsidR="63472628" w:rsidRPr="00E36066">
        <w:rPr>
          <w:rFonts w:cs="Arial"/>
          <w:color w:val="000000"/>
        </w:rPr>
        <w:t>I</w:t>
      </w:r>
      <w:r w:rsidR="5C75510C" w:rsidRPr="00E36066">
        <w:rPr>
          <w:rFonts w:cs="Arial"/>
          <w:color w:val="000000"/>
        </w:rPr>
        <w:t>n event of dealing with an urgent issue a regular report (twice a day) on progress through investigation and till resolution</w:t>
      </w:r>
    </w:p>
    <w:p w14:paraId="6F9C273A" w14:textId="77777777" w:rsidR="00F744E4" w:rsidRPr="00E36066" w:rsidRDefault="00F744E4" w:rsidP="00E27456">
      <w:pPr>
        <w:tabs>
          <w:tab w:val="left" w:pos="2148"/>
        </w:tabs>
        <w:rPr>
          <w:rFonts w:cs="Arial"/>
        </w:rPr>
      </w:pPr>
    </w:p>
    <w:p w14:paraId="17322AB2" w14:textId="70331E76" w:rsidR="1469E0FF" w:rsidRPr="00E36066" w:rsidRDefault="1469E0FF" w:rsidP="1469E0FF">
      <w:pPr>
        <w:tabs>
          <w:tab w:val="left" w:pos="2148"/>
        </w:tabs>
        <w:rPr>
          <w:rFonts w:cs="Arial"/>
        </w:rPr>
      </w:pPr>
    </w:p>
    <w:p w14:paraId="3AE51DC5" w14:textId="6AC5E0CB" w:rsidR="00E27456" w:rsidRPr="00E36066" w:rsidRDefault="00D00B20" w:rsidP="004067CA">
      <w:pPr>
        <w:pStyle w:val="ListParagraph"/>
        <w:numPr>
          <w:ilvl w:val="0"/>
          <w:numId w:val="30"/>
        </w:numPr>
        <w:spacing w:after="240"/>
        <w:ind w:hanging="720"/>
        <w:rPr>
          <w:rFonts w:cs="Arial"/>
          <w:b/>
        </w:rPr>
      </w:pPr>
      <w:r w:rsidRPr="00E36066">
        <w:rPr>
          <w:rFonts w:cs="Arial"/>
          <w:b/>
        </w:rPr>
        <w:t>EXFO IT requirement</w:t>
      </w:r>
      <w:r w:rsidR="009011B3" w:rsidRPr="00E36066">
        <w:rPr>
          <w:rFonts w:cs="Arial"/>
          <w:b/>
        </w:rPr>
        <w:t>s</w:t>
      </w:r>
      <w:r w:rsidR="00E27456" w:rsidRPr="00E36066">
        <w:rPr>
          <w:rFonts w:cs="Arial"/>
          <w:b/>
        </w:rPr>
        <w:t xml:space="preserve">: </w:t>
      </w:r>
    </w:p>
    <w:p w14:paraId="7CBAC605" w14:textId="77777777" w:rsidR="00987C4F" w:rsidRPr="00E36066" w:rsidRDefault="00987C4F" w:rsidP="00987C4F">
      <w:pPr>
        <w:pStyle w:val="ListParagraph"/>
        <w:spacing w:after="240"/>
        <w:rPr>
          <w:rFonts w:cs="Arial"/>
          <w:b/>
        </w:rPr>
      </w:pPr>
    </w:p>
    <w:p w14:paraId="31F78CDD"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sz w:val="24"/>
          <w:szCs w:val="24"/>
          <w:lang w:val="fr-FR"/>
        </w:rPr>
      </w:pPr>
    </w:p>
    <w:p w14:paraId="00E3CF7C" w14:textId="22403528"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w:t>
      </w:r>
      <w:r w:rsidR="00165C1C" w:rsidRPr="00E36066">
        <w:rPr>
          <w:rFonts w:eastAsiaTheme="minorHAnsi" w:cs="Arial"/>
          <w:color w:val="000000"/>
        </w:rPr>
        <w:t>Service Provider</w:t>
      </w:r>
      <w:r w:rsidRPr="00E36066">
        <w:rPr>
          <w:rFonts w:eastAsiaTheme="minorHAnsi" w:cs="Arial"/>
          <w:color w:val="000000"/>
        </w:rPr>
        <w:t xml:space="preserve"> to provide the Services Team laptops/systems with capabilities to run the RDP client and connect the Remote RDP session. o Example: Windows 10 Professional/Enterprise edition or macOS 12 have feature to establish the remote RDP session, whereas Windows 10 Home edition does not have this feature. </w:t>
      </w:r>
    </w:p>
    <w:p w14:paraId="6B2414C7"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The system must have open access to connect and use the remote desktop services as the internal portal works on https: port 443 (some organization put restrictions to run these services) </w:t>
      </w:r>
    </w:p>
    <w:p w14:paraId="623DFF1E"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Microsoft Authenticator application installed on the users Phone for the second factor authentication </w:t>
      </w:r>
    </w:p>
    <w:p w14:paraId="7F71003B"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There are no specific hardware requirements but any system with 8 GB or more RAM is preferred </w:t>
      </w:r>
    </w:p>
    <w:p w14:paraId="2D22CB93"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Should have good Internet connection. Preferably with a speed of 10 Mbps or more. </w:t>
      </w:r>
    </w:p>
    <w:p w14:paraId="2AE88EDC"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EXFO IT team to setup the required access for EXFO development &amp; test servers on these systems (laptops) for the team to access remotely </w:t>
      </w:r>
    </w:p>
    <w:p w14:paraId="36BD5A33"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EXFO shall provide any additional equipment, hardware, software of licenses as required to execute the services mentioned in this SOW </w:t>
      </w:r>
    </w:p>
    <w:p w14:paraId="193A2CEC" w14:textId="6C50198B" w:rsidR="009011B3" w:rsidRPr="00E36066" w:rsidRDefault="009011B3" w:rsidP="000D1F05">
      <w:pPr>
        <w:pStyle w:val="ListParagraph"/>
        <w:autoSpaceDE w:val="0"/>
        <w:autoSpaceDN w:val="0"/>
        <w:adjustRightInd w:val="0"/>
        <w:spacing w:after="0"/>
        <w:ind w:left="360"/>
        <w:jc w:val="left"/>
        <w:rPr>
          <w:rFonts w:eastAsiaTheme="minorEastAsia" w:cs="Arial"/>
          <w:color w:val="000000"/>
        </w:rPr>
      </w:pPr>
      <w:r w:rsidRPr="00E36066">
        <w:rPr>
          <w:rFonts w:eastAsiaTheme="minorEastAsia" w:cs="Arial"/>
          <w:color w:val="000000" w:themeColor="text1"/>
        </w:rPr>
        <w:t>• Team</w:t>
      </w:r>
      <w:r w:rsidR="497377B0" w:rsidRPr="00E36066">
        <w:rPr>
          <w:rFonts w:eastAsiaTheme="minorEastAsia" w:cs="Arial"/>
          <w:color w:val="000000" w:themeColor="text1"/>
        </w:rPr>
        <w:t>V</w:t>
      </w:r>
      <w:r w:rsidRPr="00E36066">
        <w:rPr>
          <w:rFonts w:eastAsiaTheme="minorEastAsia" w:cs="Arial"/>
          <w:color w:val="000000" w:themeColor="text1"/>
        </w:rPr>
        <w:t xml:space="preserve">iewer </w:t>
      </w:r>
      <w:r w:rsidR="00540299" w:rsidRPr="00E36066">
        <w:rPr>
          <w:rFonts w:eastAsiaTheme="minorEastAsia" w:cs="Arial"/>
          <w:color w:val="000000" w:themeColor="text1"/>
        </w:rPr>
        <w:t xml:space="preserve">and </w:t>
      </w:r>
      <w:r w:rsidR="55BA537C" w:rsidRPr="00E36066">
        <w:rPr>
          <w:rFonts w:eastAsiaTheme="minorEastAsia" w:cs="Arial"/>
          <w:color w:val="000000" w:themeColor="text1"/>
        </w:rPr>
        <w:t>W</w:t>
      </w:r>
      <w:r w:rsidR="00540299" w:rsidRPr="00E36066">
        <w:rPr>
          <w:rFonts w:eastAsiaTheme="minorEastAsia" w:cs="Arial"/>
          <w:color w:val="000000" w:themeColor="text1"/>
        </w:rPr>
        <w:t xml:space="preserve">ireshark </w:t>
      </w:r>
      <w:r w:rsidRPr="00E36066">
        <w:rPr>
          <w:rFonts w:eastAsiaTheme="minorEastAsia" w:cs="Arial"/>
          <w:color w:val="000000" w:themeColor="text1"/>
        </w:rPr>
        <w:t xml:space="preserve">access may be needed to troubleshoot any problem on the </w:t>
      </w:r>
      <w:r w:rsidR="00165C1C" w:rsidRPr="00E36066">
        <w:rPr>
          <w:rFonts w:eastAsiaTheme="minorEastAsia" w:cs="Arial"/>
          <w:color w:val="000000" w:themeColor="text1"/>
        </w:rPr>
        <w:t>Service Provider</w:t>
      </w:r>
      <w:r w:rsidRPr="00E36066">
        <w:rPr>
          <w:rFonts w:eastAsiaTheme="minorEastAsia" w:cs="Arial"/>
          <w:color w:val="000000" w:themeColor="text1"/>
        </w:rPr>
        <w:t xml:space="preserve"> team member’s laptop/system. </w:t>
      </w:r>
    </w:p>
    <w:p w14:paraId="7BEDC69B" w14:textId="57F0EB1F" w:rsidR="00281BD7" w:rsidRPr="00E36066" w:rsidRDefault="00281BD7">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EXFO shall provide the required access for all the </w:t>
      </w:r>
      <w:r w:rsidR="00165C1C" w:rsidRPr="00E36066">
        <w:rPr>
          <w:rFonts w:eastAsiaTheme="minorHAnsi" w:cs="Arial"/>
          <w:color w:val="000000"/>
        </w:rPr>
        <w:t>Service Provider</w:t>
      </w:r>
      <w:r w:rsidRPr="00E36066">
        <w:rPr>
          <w:rFonts w:eastAsiaTheme="minorHAnsi" w:cs="Arial"/>
          <w:color w:val="000000"/>
        </w:rPr>
        <w:t xml:space="preserve"> team members. </w:t>
      </w:r>
    </w:p>
    <w:p w14:paraId="7CF8254E" w14:textId="77777777" w:rsidR="00281BD7" w:rsidRPr="00E36066" w:rsidRDefault="00281BD7" w:rsidP="00BD6DB3">
      <w:pPr>
        <w:pStyle w:val="ListParagraph"/>
        <w:autoSpaceDE w:val="0"/>
        <w:autoSpaceDN w:val="0"/>
        <w:adjustRightInd w:val="0"/>
        <w:spacing w:after="0"/>
        <w:ind w:left="360"/>
        <w:jc w:val="left"/>
        <w:rPr>
          <w:rFonts w:eastAsiaTheme="minorHAnsi" w:cs="Arial"/>
          <w:color w:val="000000"/>
        </w:rPr>
      </w:pPr>
    </w:p>
    <w:p w14:paraId="1FA787F6" w14:textId="77777777" w:rsidR="00E27456" w:rsidRPr="00E36066" w:rsidRDefault="00E27456" w:rsidP="00E27456">
      <w:pPr>
        <w:rPr>
          <w:rFonts w:cs="Arial"/>
          <w:b/>
          <w:u w:val="single"/>
        </w:rPr>
      </w:pPr>
    </w:p>
    <w:p w14:paraId="3C32908A" w14:textId="2ED3FA71" w:rsidR="00FE7A38" w:rsidRPr="00E36066" w:rsidRDefault="00FE7A38" w:rsidP="004067CA">
      <w:pPr>
        <w:pStyle w:val="ListParagraph"/>
        <w:numPr>
          <w:ilvl w:val="0"/>
          <w:numId w:val="30"/>
        </w:numPr>
        <w:spacing w:after="240"/>
        <w:ind w:hanging="720"/>
        <w:rPr>
          <w:rFonts w:cs="Arial"/>
          <w:b/>
        </w:rPr>
      </w:pPr>
      <w:r w:rsidRPr="00E36066">
        <w:rPr>
          <w:rFonts w:cs="Arial"/>
          <w:b/>
        </w:rPr>
        <w:t xml:space="preserve">Invoicing Terms: </w:t>
      </w:r>
    </w:p>
    <w:p w14:paraId="7ADFBF3E" w14:textId="22424F0B" w:rsidR="00FE7A38" w:rsidRPr="00E36066" w:rsidRDefault="00FE7A38" w:rsidP="00FE7A38">
      <w:pPr>
        <w:rPr>
          <w:rFonts w:cs="Arial"/>
        </w:rPr>
      </w:pPr>
      <w:r w:rsidRPr="00E36066">
        <w:rPr>
          <w:rFonts w:cs="Arial"/>
        </w:rPr>
        <w:t xml:space="preserve">Fees shall be invoiced </w:t>
      </w:r>
      <w:r w:rsidR="00BB22A6">
        <w:rPr>
          <w:rFonts w:cs="Arial"/>
        </w:rPr>
        <w:t>basis milestones defined</w:t>
      </w:r>
      <w:r w:rsidRPr="00E36066">
        <w:rPr>
          <w:rFonts w:cs="Arial"/>
        </w:rPr>
        <w:t>.</w:t>
      </w:r>
    </w:p>
    <w:p w14:paraId="457F5C4A" w14:textId="77777777" w:rsidR="001065C1" w:rsidRPr="00E36066" w:rsidRDefault="001065C1" w:rsidP="001065C1">
      <w:pPr>
        <w:pStyle w:val="Default"/>
        <w:rPr>
          <w:sz w:val="20"/>
          <w:szCs w:val="20"/>
          <w:lang w:val="en-US"/>
        </w:rPr>
      </w:pPr>
      <w:r w:rsidRPr="00E36066">
        <w:rPr>
          <w:sz w:val="20"/>
          <w:szCs w:val="20"/>
          <w:lang w:val="en-US"/>
        </w:rPr>
        <w:t xml:space="preserve">Invoice shall be sent to EXFO Solutions Accounts Payable at the following email-ID: accounts.france@exfo.com </w:t>
      </w:r>
    </w:p>
    <w:p w14:paraId="42046929" w14:textId="77777777" w:rsidR="001065C1" w:rsidRPr="00E36066" w:rsidRDefault="001065C1" w:rsidP="001065C1">
      <w:pPr>
        <w:pStyle w:val="Default"/>
        <w:rPr>
          <w:sz w:val="20"/>
          <w:szCs w:val="20"/>
        </w:rPr>
      </w:pPr>
      <w:r w:rsidRPr="00E36066">
        <w:rPr>
          <w:sz w:val="20"/>
          <w:szCs w:val="20"/>
        </w:rPr>
        <w:t xml:space="preserve">EXFO Solutions SAS </w:t>
      </w:r>
    </w:p>
    <w:p w14:paraId="3E432169" w14:textId="77777777" w:rsidR="001065C1" w:rsidRPr="00E36066" w:rsidRDefault="001065C1" w:rsidP="001065C1">
      <w:pPr>
        <w:pStyle w:val="Default"/>
        <w:rPr>
          <w:sz w:val="20"/>
          <w:szCs w:val="20"/>
        </w:rPr>
      </w:pPr>
      <w:r w:rsidRPr="00E36066">
        <w:rPr>
          <w:sz w:val="20"/>
          <w:szCs w:val="20"/>
        </w:rPr>
        <w:t xml:space="preserve">Z.A.C. Airlande </w:t>
      </w:r>
    </w:p>
    <w:p w14:paraId="306598FB" w14:textId="77777777" w:rsidR="001065C1" w:rsidRPr="00E36066" w:rsidRDefault="001065C1" w:rsidP="001065C1">
      <w:pPr>
        <w:pStyle w:val="Default"/>
        <w:rPr>
          <w:sz w:val="20"/>
          <w:szCs w:val="20"/>
        </w:rPr>
      </w:pPr>
      <w:r w:rsidRPr="00E36066">
        <w:rPr>
          <w:sz w:val="20"/>
          <w:szCs w:val="20"/>
        </w:rPr>
        <w:t xml:space="preserve">2 rue Jacqueline Auriol </w:t>
      </w:r>
    </w:p>
    <w:p w14:paraId="44AA94DF" w14:textId="77777777" w:rsidR="001065C1" w:rsidRPr="00E36066" w:rsidRDefault="001065C1" w:rsidP="001065C1">
      <w:pPr>
        <w:pStyle w:val="Default"/>
        <w:rPr>
          <w:sz w:val="20"/>
          <w:szCs w:val="20"/>
        </w:rPr>
      </w:pPr>
      <w:r w:rsidRPr="00E36066">
        <w:rPr>
          <w:sz w:val="20"/>
          <w:szCs w:val="20"/>
        </w:rPr>
        <w:t xml:space="preserve">Saint-Jacques-de-la-Lande CS 69 123 </w:t>
      </w:r>
    </w:p>
    <w:p w14:paraId="5F1E17FC" w14:textId="77777777" w:rsidR="001065C1" w:rsidRPr="00E36066" w:rsidRDefault="001065C1" w:rsidP="001065C1">
      <w:pPr>
        <w:pStyle w:val="Default"/>
        <w:rPr>
          <w:sz w:val="20"/>
          <w:szCs w:val="20"/>
          <w:lang w:val="en-US"/>
        </w:rPr>
      </w:pPr>
      <w:r w:rsidRPr="00E36066">
        <w:rPr>
          <w:sz w:val="20"/>
          <w:szCs w:val="20"/>
          <w:lang w:val="en-US"/>
        </w:rPr>
        <w:t xml:space="preserve">35091 RENNES CEDEX 9 </w:t>
      </w:r>
    </w:p>
    <w:p w14:paraId="208B0ABF" w14:textId="77777777" w:rsidR="001065C1" w:rsidRPr="00E36066" w:rsidRDefault="001065C1" w:rsidP="001065C1">
      <w:pPr>
        <w:pStyle w:val="Default"/>
        <w:rPr>
          <w:sz w:val="20"/>
          <w:szCs w:val="20"/>
          <w:lang w:val="en-US"/>
        </w:rPr>
      </w:pPr>
      <w:r w:rsidRPr="00E36066">
        <w:rPr>
          <w:sz w:val="20"/>
          <w:szCs w:val="20"/>
          <w:lang w:val="en-US"/>
        </w:rPr>
        <w:t xml:space="preserve">FRANCE </w:t>
      </w:r>
    </w:p>
    <w:p w14:paraId="0E4D155C" w14:textId="77777777" w:rsidR="00B97DAE" w:rsidRPr="00E36066" w:rsidRDefault="00B97DAE" w:rsidP="001065C1">
      <w:pPr>
        <w:pStyle w:val="Default"/>
        <w:rPr>
          <w:sz w:val="20"/>
          <w:szCs w:val="20"/>
          <w:lang w:val="en-US"/>
        </w:rPr>
      </w:pPr>
    </w:p>
    <w:p w14:paraId="1E4E5E77" w14:textId="77777777" w:rsidR="00226698" w:rsidRPr="00E36066" w:rsidRDefault="001065C1" w:rsidP="00327691">
      <w:pPr>
        <w:tabs>
          <w:tab w:val="left" w:pos="2148"/>
        </w:tabs>
        <w:rPr>
          <w:rFonts w:cs="Arial"/>
        </w:rPr>
      </w:pPr>
      <w:r w:rsidRPr="00E36066">
        <w:rPr>
          <w:rFonts w:cs="Arial"/>
        </w:rPr>
        <w:t xml:space="preserve">PO Number must be written on the invoice. </w:t>
      </w:r>
    </w:p>
    <w:p w14:paraId="70C29F1A" w14:textId="7E5A7CD7" w:rsidR="00514121" w:rsidRPr="00E36066" w:rsidRDefault="00226698" w:rsidP="00327691">
      <w:pPr>
        <w:tabs>
          <w:tab w:val="left" w:pos="2148"/>
        </w:tabs>
        <w:rPr>
          <w:rFonts w:cs="Arial"/>
        </w:rPr>
      </w:pPr>
      <w:r w:rsidRPr="00E36066">
        <w:rPr>
          <w:rFonts w:cs="Arial"/>
        </w:rPr>
        <w:t>In</w:t>
      </w:r>
      <w:r w:rsidR="00514121" w:rsidRPr="00E36066">
        <w:rPr>
          <w:rFonts w:cs="Arial"/>
        </w:rPr>
        <w:t xml:space="preserve"> case of a delayed issue or absence of a Purchase Order, </w:t>
      </w:r>
      <w:r w:rsidR="00165C1C" w:rsidRPr="00E36066">
        <w:rPr>
          <w:rFonts w:cs="Arial"/>
        </w:rPr>
        <w:t>Service Provider</w:t>
      </w:r>
      <w:r w:rsidR="00514121" w:rsidRPr="00E36066">
        <w:rPr>
          <w:rFonts w:cs="Arial"/>
        </w:rPr>
        <w:t xml:space="preserve"> can invoice based on actual efforts spent as agreed in the relevant signed SOW and shall be paid accordingly upon approval of the invoice</w:t>
      </w:r>
      <w:r w:rsidRPr="00E36066">
        <w:rPr>
          <w:rFonts w:cs="Arial"/>
        </w:rPr>
        <w:t xml:space="preserve"> e</w:t>
      </w:r>
      <w:r w:rsidR="00914638" w:rsidRPr="00E36066">
        <w:rPr>
          <w:rFonts w:cs="Arial"/>
        </w:rPr>
        <w:t>xcept</w:t>
      </w:r>
      <w:r w:rsidRPr="00E36066">
        <w:rPr>
          <w:rFonts w:cs="Arial"/>
        </w:rPr>
        <w:t xml:space="preserve"> for ramp-up resource</w:t>
      </w:r>
      <w:r w:rsidR="00914638" w:rsidRPr="00E36066">
        <w:rPr>
          <w:rFonts w:cs="Arial"/>
        </w:rPr>
        <w:t>s for</w:t>
      </w:r>
      <w:r w:rsidRPr="00E36066">
        <w:rPr>
          <w:rFonts w:cs="Arial"/>
        </w:rPr>
        <w:t xml:space="preserve"> which</w:t>
      </w:r>
      <w:r w:rsidR="00914638" w:rsidRPr="00E36066">
        <w:rPr>
          <w:rFonts w:cs="Arial"/>
        </w:rPr>
        <w:t xml:space="preserve"> Service provider must receive a formal PO prior to the start of the services</w:t>
      </w:r>
      <w:r w:rsidRPr="00E36066">
        <w:rPr>
          <w:rFonts w:cs="Arial"/>
        </w:rPr>
        <w:t xml:space="preserve"> </w:t>
      </w:r>
      <w:r w:rsidR="00514121" w:rsidRPr="00E36066">
        <w:rPr>
          <w:rFonts w:cs="Arial"/>
        </w:rPr>
        <w:t>.</w:t>
      </w:r>
    </w:p>
    <w:p w14:paraId="39604FDC" w14:textId="3EE46E82" w:rsidR="002B2805" w:rsidRPr="00E36066" w:rsidRDefault="002B2805" w:rsidP="00327691">
      <w:pPr>
        <w:tabs>
          <w:tab w:val="left" w:pos="2148"/>
        </w:tabs>
        <w:rPr>
          <w:rFonts w:cs="Arial"/>
        </w:rPr>
      </w:pPr>
    </w:p>
    <w:p w14:paraId="5C7044EC" w14:textId="4D43CBA0" w:rsidR="002B2805" w:rsidRPr="00E36066" w:rsidRDefault="002B2805" w:rsidP="00327691">
      <w:pPr>
        <w:tabs>
          <w:tab w:val="left" w:pos="2148"/>
        </w:tabs>
        <w:rPr>
          <w:rFonts w:cs="Arial"/>
        </w:rPr>
      </w:pPr>
      <w:r w:rsidRPr="00E36066">
        <w:rPr>
          <w:rFonts w:cs="Arial"/>
        </w:rPr>
        <w:t xml:space="preserve">Invoicing shall align with active workstreams in the case of </w:t>
      </w:r>
      <w:r w:rsidR="00165C1C" w:rsidRPr="00E36066">
        <w:rPr>
          <w:rFonts w:cs="Arial"/>
        </w:rPr>
        <w:t>Service Provider</w:t>
      </w:r>
      <w:r w:rsidRPr="00E36066">
        <w:rPr>
          <w:rFonts w:cs="Arial"/>
        </w:rPr>
        <w:t xml:space="preserve"> delivering resources working across multiple projects</w:t>
      </w:r>
      <w:r w:rsidR="00A23B18" w:rsidRPr="00E36066">
        <w:rPr>
          <w:rFonts w:cs="Arial"/>
        </w:rPr>
        <w:t xml:space="preserve"> workstreams.</w:t>
      </w:r>
    </w:p>
    <w:p w14:paraId="03E0CA3F" w14:textId="5499D12F" w:rsidR="00514121" w:rsidRPr="00E36066" w:rsidRDefault="00514121" w:rsidP="00327691">
      <w:pPr>
        <w:tabs>
          <w:tab w:val="left" w:pos="2148"/>
        </w:tabs>
        <w:rPr>
          <w:rFonts w:cs="Arial"/>
        </w:rPr>
      </w:pPr>
    </w:p>
    <w:p w14:paraId="2BFACE51" w14:textId="4FC9D5E3" w:rsidR="00F744E4" w:rsidRPr="00E36066" w:rsidRDefault="00F744E4" w:rsidP="00327691">
      <w:pPr>
        <w:tabs>
          <w:tab w:val="left" w:pos="2148"/>
        </w:tabs>
        <w:rPr>
          <w:rFonts w:cs="Arial"/>
        </w:rPr>
      </w:pPr>
    </w:p>
    <w:p w14:paraId="73BADAE6" w14:textId="77777777" w:rsidR="00682EB8" w:rsidRPr="00E36066" w:rsidRDefault="00682EB8" w:rsidP="00682EB8">
      <w:pPr>
        <w:rPr>
          <w:rFonts w:cs="Arial"/>
        </w:rPr>
      </w:pPr>
      <w:r w:rsidRPr="00E36066">
        <w:rPr>
          <w:rFonts w:cs="Arial"/>
          <w:b/>
        </w:rPr>
        <w:t>IN WITNESS WHEREOF</w:t>
      </w:r>
      <w:r w:rsidRPr="00E36066">
        <w:rPr>
          <w:rFonts w:cs="Arial"/>
        </w:rPr>
        <w:t>, the authorized representatives of the Parties have executed this Agreement as of the Effective Date.</w:t>
      </w:r>
    </w:p>
    <w:p w14:paraId="626C9599" w14:textId="77777777" w:rsidR="00682EB8" w:rsidRPr="00E36066" w:rsidRDefault="00682EB8" w:rsidP="00682EB8">
      <w:pPr>
        <w:rPr>
          <w:rFonts w:cs="Arial"/>
        </w:rPr>
      </w:pPr>
    </w:p>
    <w:tbl>
      <w:tblPr>
        <w:tblW w:w="9032" w:type="dxa"/>
        <w:tblInd w:w="18" w:type="dxa"/>
        <w:tblLayout w:type="fixed"/>
        <w:tblLook w:val="0400" w:firstRow="0" w:lastRow="0" w:firstColumn="0" w:lastColumn="0" w:noHBand="0" w:noVBand="1"/>
      </w:tblPr>
      <w:tblGrid>
        <w:gridCol w:w="903"/>
        <w:gridCol w:w="3690"/>
        <w:gridCol w:w="839"/>
        <w:gridCol w:w="3600"/>
      </w:tblGrid>
      <w:tr w:rsidR="00682EB8" w:rsidRPr="00E36066" w14:paraId="42D5CA4B" w14:textId="77777777" w:rsidTr="00875A39">
        <w:tc>
          <w:tcPr>
            <w:tcW w:w="4593" w:type="dxa"/>
            <w:gridSpan w:val="2"/>
            <w:shd w:val="clear" w:color="auto" w:fill="auto"/>
          </w:tcPr>
          <w:p w14:paraId="7AB40C15" w14:textId="18B58823" w:rsidR="00682EB8" w:rsidRPr="00E36066" w:rsidRDefault="00A37C98" w:rsidP="00875A39">
            <w:pPr>
              <w:spacing w:after="40"/>
              <w:jc w:val="left"/>
              <w:rPr>
                <w:rFonts w:cs="Arial"/>
                <w:b/>
              </w:rPr>
            </w:pPr>
            <w:r w:rsidRPr="00E36066">
              <w:rPr>
                <w:rFonts w:cs="Arial"/>
                <w:b/>
              </w:rPr>
              <w:t>Exfo Solutions</w:t>
            </w:r>
            <w:r w:rsidR="00640A91" w:rsidRPr="00E36066">
              <w:rPr>
                <w:rFonts w:cs="Arial"/>
                <w:b/>
              </w:rPr>
              <w:t>.</w:t>
            </w:r>
          </w:p>
          <w:p w14:paraId="68408B58" w14:textId="77777777" w:rsidR="00682EB8" w:rsidRPr="00E36066" w:rsidRDefault="00682EB8" w:rsidP="00875A39">
            <w:pPr>
              <w:spacing w:after="0"/>
              <w:jc w:val="left"/>
              <w:rPr>
                <w:rFonts w:cs="Arial"/>
                <w:b/>
                <w:color w:val="000000"/>
              </w:rPr>
            </w:pPr>
            <w:r w:rsidRPr="00E36066">
              <w:rPr>
                <w:rFonts w:cs="Arial"/>
                <w:b/>
                <w:color w:val="000000"/>
              </w:rPr>
              <w:t>(by its authorized representative)</w:t>
            </w:r>
          </w:p>
        </w:tc>
        <w:tc>
          <w:tcPr>
            <w:tcW w:w="4439" w:type="dxa"/>
            <w:gridSpan w:val="2"/>
            <w:shd w:val="clear" w:color="auto" w:fill="auto"/>
          </w:tcPr>
          <w:p w14:paraId="0F2EA9C8" w14:textId="55000135" w:rsidR="00682EB8" w:rsidRPr="00E36066" w:rsidRDefault="00BD380A" w:rsidP="00875A39">
            <w:pPr>
              <w:spacing w:after="0"/>
              <w:jc w:val="left"/>
              <w:rPr>
                <w:rFonts w:cs="Arial"/>
                <w:b/>
                <w:color w:val="000000"/>
              </w:rPr>
            </w:pPr>
            <w:r w:rsidRPr="00E36066">
              <w:rPr>
                <w:rFonts w:cs="Arial"/>
                <w:b/>
                <w:color w:val="000000"/>
              </w:rPr>
              <w:t>Capgemini</w:t>
            </w:r>
            <w:r w:rsidR="00187CEC" w:rsidRPr="00E36066">
              <w:rPr>
                <w:rFonts w:cs="Arial"/>
                <w:b/>
                <w:color w:val="000000"/>
              </w:rPr>
              <w:t xml:space="preserve"> UK Plc</w:t>
            </w:r>
          </w:p>
          <w:p w14:paraId="0C3405F9" w14:textId="77777777" w:rsidR="00682EB8" w:rsidRPr="00E36066" w:rsidRDefault="00682EB8" w:rsidP="00875A39">
            <w:pPr>
              <w:spacing w:before="40" w:after="40"/>
              <w:jc w:val="left"/>
              <w:rPr>
                <w:rFonts w:cs="Arial"/>
                <w:color w:val="000000"/>
              </w:rPr>
            </w:pPr>
            <w:r w:rsidRPr="00E36066">
              <w:rPr>
                <w:rFonts w:cs="Arial"/>
                <w:b/>
                <w:color w:val="000000"/>
              </w:rPr>
              <w:t>(by its authorized representative)</w:t>
            </w:r>
          </w:p>
        </w:tc>
      </w:tr>
      <w:tr w:rsidR="00682EB8" w:rsidRPr="00E36066" w14:paraId="135D9F7A" w14:textId="77777777" w:rsidTr="00875A39">
        <w:tc>
          <w:tcPr>
            <w:tcW w:w="4593" w:type="dxa"/>
            <w:gridSpan w:val="2"/>
          </w:tcPr>
          <w:p w14:paraId="1EBE78DD" w14:textId="77777777" w:rsidR="00682EB8" w:rsidRPr="00E36066" w:rsidRDefault="00682EB8" w:rsidP="00875A39">
            <w:pPr>
              <w:rPr>
                <w:rFonts w:cs="Arial"/>
                <w:sz w:val="22"/>
                <w:szCs w:val="22"/>
              </w:rPr>
            </w:pPr>
          </w:p>
        </w:tc>
        <w:tc>
          <w:tcPr>
            <w:tcW w:w="4439" w:type="dxa"/>
            <w:gridSpan w:val="2"/>
          </w:tcPr>
          <w:p w14:paraId="0C2F730E" w14:textId="2A13DD8F" w:rsidR="00682EB8" w:rsidRPr="00E36066" w:rsidRDefault="00682EB8" w:rsidP="00875A39">
            <w:pPr>
              <w:rPr>
                <w:rFonts w:cs="Arial"/>
                <w:sz w:val="22"/>
                <w:szCs w:val="22"/>
              </w:rPr>
            </w:pPr>
          </w:p>
        </w:tc>
      </w:tr>
      <w:tr w:rsidR="00682EB8" w:rsidRPr="00E36066" w14:paraId="56BEDF71" w14:textId="77777777" w:rsidTr="00875A39">
        <w:trPr>
          <w:trHeight w:val="242"/>
        </w:trPr>
        <w:tc>
          <w:tcPr>
            <w:tcW w:w="903" w:type="dxa"/>
          </w:tcPr>
          <w:p w14:paraId="09BBD86D" w14:textId="77777777" w:rsidR="00682EB8" w:rsidRPr="00E36066" w:rsidRDefault="00682EB8" w:rsidP="00875A39">
            <w:pPr>
              <w:spacing w:before="120"/>
              <w:rPr>
                <w:rFonts w:cs="Arial"/>
              </w:rPr>
            </w:pPr>
            <w:r w:rsidRPr="00E36066">
              <w:rPr>
                <w:rFonts w:cs="Arial"/>
              </w:rPr>
              <w:t xml:space="preserve">By: </w:t>
            </w:r>
          </w:p>
        </w:tc>
        <w:tc>
          <w:tcPr>
            <w:tcW w:w="3690" w:type="dxa"/>
          </w:tcPr>
          <w:p w14:paraId="066A7D8E" w14:textId="77777777" w:rsidR="00682EB8" w:rsidRPr="00E36066" w:rsidRDefault="00682EB8" w:rsidP="00875A39">
            <w:pPr>
              <w:tabs>
                <w:tab w:val="left" w:pos="3474"/>
              </w:tabs>
              <w:spacing w:before="120"/>
              <w:rPr>
                <w:rFonts w:cs="Arial"/>
                <w:u w:val="single"/>
              </w:rPr>
            </w:pPr>
            <w:r w:rsidRPr="00E36066">
              <w:rPr>
                <w:rFonts w:cs="Arial"/>
                <w:u w:val="single"/>
              </w:rPr>
              <w:tab/>
            </w:r>
          </w:p>
        </w:tc>
        <w:tc>
          <w:tcPr>
            <w:tcW w:w="839" w:type="dxa"/>
          </w:tcPr>
          <w:p w14:paraId="3E5F6DA7" w14:textId="77777777" w:rsidR="00682EB8" w:rsidRPr="00E36066" w:rsidRDefault="00682EB8" w:rsidP="00875A39">
            <w:pPr>
              <w:spacing w:before="120"/>
              <w:rPr>
                <w:rFonts w:cs="Arial"/>
                <w:u w:val="single"/>
              </w:rPr>
            </w:pPr>
            <w:r w:rsidRPr="00E36066">
              <w:rPr>
                <w:rFonts w:cs="Arial"/>
              </w:rPr>
              <w:t>By:</w:t>
            </w:r>
          </w:p>
        </w:tc>
        <w:tc>
          <w:tcPr>
            <w:tcW w:w="3600" w:type="dxa"/>
          </w:tcPr>
          <w:p w14:paraId="6DFE7AEE" w14:textId="4F05EBA7" w:rsidR="00682EB8" w:rsidRPr="00E36066" w:rsidRDefault="00BB22A6" w:rsidP="00875A39">
            <w:pPr>
              <w:tabs>
                <w:tab w:val="left" w:pos="3384"/>
              </w:tabs>
              <w:spacing w:before="120"/>
              <w:rPr>
                <w:rFonts w:cs="Arial"/>
                <w:u w:val="single"/>
              </w:rPr>
            </w:pPr>
            <w:r w:rsidRPr="00E36066">
              <w:rPr>
                <w:rFonts w:cs="Arial"/>
                <w:u w:val="single"/>
              </w:rPr>
              <w:tab/>
            </w:r>
          </w:p>
        </w:tc>
      </w:tr>
      <w:tr w:rsidR="00682EB8" w:rsidRPr="00E36066" w14:paraId="0E1BA03F" w14:textId="77777777" w:rsidTr="00875A39">
        <w:trPr>
          <w:trHeight w:val="242"/>
        </w:trPr>
        <w:tc>
          <w:tcPr>
            <w:tcW w:w="903" w:type="dxa"/>
          </w:tcPr>
          <w:p w14:paraId="738EC9F0" w14:textId="77777777" w:rsidR="00682EB8" w:rsidRPr="00E36066" w:rsidRDefault="00682EB8" w:rsidP="00875A39">
            <w:pPr>
              <w:spacing w:before="120"/>
              <w:rPr>
                <w:rFonts w:cs="Arial"/>
              </w:rPr>
            </w:pPr>
            <w:r w:rsidRPr="00E36066">
              <w:rPr>
                <w:rFonts w:cs="Arial"/>
              </w:rPr>
              <w:t>Name:</w:t>
            </w:r>
          </w:p>
        </w:tc>
        <w:tc>
          <w:tcPr>
            <w:tcW w:w="3690" w:type="dxa"/>
          </w:tcPr>
          <w:p w14:paraId="47E5FEDD" w14:textId="77777777" w:rsidR="00682EB8" w:rsidRPr="00E36066" w:rsidRDefault="00682EB8" w:rsidP="00875A39">
            <w:pPr>
              <w:tabs>
                <w:tab w:val="left" w:pos="3474"/>
              </w:tabs>
              <w:spacing w:before="120"/>
              <w:rPr>
                <w:rFonts w:cs="Arial"/>
              </w:rPr>
            </w:pPr>
            <w:r w:rsidRPr="00E36066">
              <w:rPr>
                <w:rFonts w:cs="Arial"/>
                <w:u w:val="single"/>
              </w:rPr>
              <w:tab/>
            </w:r>
          </w:p>
        </w:tc>
        <w:tc>
          <w:tcPr>
            <w:tcW w:w="839" w:type="dxa"/>
          </w:tcPr>
          <w:p w14:paraId="5D6F35BB" w14:textId="77777777" w:rsidR="00682EB8" w:rsidRPr="00E36066" w:rsidRDefault="00682EB8" w:rsidP="00875A39">
            <w:pPr>
              <w:spacing w:before="120"/>
              <w:rPr>
                <w:rFonts w:cs="Arial"/>
              </w:rPr>
            </w:pPr>
            <w:r w:rsidRPr="00E36066">
              <w:rPr>
                <w:rFonts w:cs="Arial"/>
              </w:rPr>
              <w:t>Name:</w:t>
            </w:r>
          </w:p>
        </w:tc>
        <w:tc>
          <w:tcPr>
            <w:tcW w:w="3600" w:type="dxa"/>
          </w:tcPr>
          <w:p w14:paraId="0E6D31C9" w14:textId="5F582850" w:rsidR="00682EB8" w:rsidRPr="00E36066" w:rsidRDefault="00187CEC" w:rsidP="00875A39">
            <w:pPr>
              <w:tabs>
                <w:tab w:val="left" w:pos="3384"/>
              </w:tabs>
              <w:spacing w:before="120"/>
              <w:rPr>
                <w:rFonts w:cs="Arial"/>
              </w:rPr>
            </w:pPr>
            <w:r w:rsidRPr="00E36066">
              <w:rPr>
                <w:rFonts w:cs="Arial"/>
                <w:u w:val="single"/>
              </w:rPr>
              <w:tab/>
            </w:r>
          </w:p>
        </w:tc>
      </w:tr>
      <w:tr w:rsidR="00682EB8" w:rsidRPr="00E36066" w14:paraId="31607EA5" w14:textId="77777777" w:rsidTr="00875A39">
        <w:tc>
          <w:tcPr>
            <w:tcW w:w="903" w:type="dxa"/>
          </w:tcPr>
          <w:p w14:paraId="54DF5B84" w14:textId="77777777" w:rsidR="00682EB8" w:rsidRPr="00E36066" w:rsidRDefault="00682EB8" w:rsidP="00875A39">
            <w:pPr>
              <w:spacing w:before="120"/>
              <w:rPr>
                <w:rFonts w:cs="Arial"/>
              </w:rPr>
            </w:pPr>
            <w:r w:rsidRPr="00E36066">
              <w:rPr>
                <w:rFonts w:cs="Arial"/>
              </w:rPr>
              <w:t>Title:</w:t>
            </w:r>
          </w:p>
        </w:tc>
        <w:tc>
          <w:tcPr>
            <w:tcW w:w="3690" w:type="dxa"/>
          </w:tcPr>
          <w:p w14:paraId="17C6AD80" w14:textId="77777777" w:rsidR="00682EB8" w:rsidRPr="00E36066" w:rsidRDefault="00682EB8" w:rsidP="00875A39">
            <w:pPr>
              <w:tabs>
                <w:tab w:val="left" w:pos="3474"/>
              </w:tabs>
              <w:spacing w:before="120"/>
              <w:rPr>
                <w:rFonts w:cs="Arial"/>
                <w:u w:val="single"/>
              </w:rPr>
            </w:pPr>
            <w:r w:rsidRPr="00E36066">
              <w:rPr>
                <w:rFonts w:cs="Arial"/>
                <w:u w:val="single"/>
              </w:rPr>
              <w:tab/>
            </w:r>
          </w:p>
        </w:tc>
        <w:tc>
          <w:tcPr>
            <w:tcW w:w="839" w:type="dxa"/>
          </w:tcPr>
          <w:p w14:paraId="3BFAB31C" w14:textId="77777777" w:rsidR="00682EB8" w:rsidRPr="00E36066" w:rsidRDefault="00682EB8" w:rsidP="00875A39">
            <w:pPr>
              <w:spacing w:before="120"/>
              <w:rPr>
                <w:rFonts w:cs="Arial"/>
                <w:u w:val="single"/>
              </w:rPr>
            </w:pPr>
            <w:r w:rsidRPr="00E36066">
              <w:rPr>
                <w:rFonts w:cs="Arial"/>
              </w:rPr>
              <w:t>Title:</w:t>
            </w:r>
          </w:p>
        </w:tc>
        <w:tc>
          <w:tcPr>
            <w:tcW w:w="3600" w:type="dxa"/>
          </w:tcPr>
          <w:p w14:paraId="1BB60813" w14:textId="7F85E743" w:rsidR="00682EB8" w:rsidRPr="00E36066" w:rsidRDefault="00BB22A6" w:rsidP="00875A39">
            <w:pPr>
              <w:tabs>
                <w:tab w:val="left" w:pos="230"/>
                <w:tab w:val="left" w:pos="3384"/>
              </w:tabs>
              <w:spacing w:before="120"/>
              <w:rPr>
                <w:rFonts w:cs="Arial"/>
                <w:u w:val="single"/>
              </w:rPr>
            </w:pPr>
            <w:r w:rsidRPr="00E36066">
              <w:rPr>
                <w:rFonts w:cs="Arial"/>
                <w:u w:val="single"/>
              </w:rPr>
              <w:tab/>
            </w:r>
            <w:r w:rsidRPr="00E36066">
              <w:rPr>
                <w:rFonts w:cs="Arial"/>
                <w:u w:val="single"/>
              </w:rPr>
              <w:tab/>
            </w:r>
          </w:p>
        </w:tc>
      </w:tr>
      <w:tr w:rsidR="00682EB8" w:rsidRPr="00E36066" w14:paraId="62C6BCFC" w14:textId="77777777" w:rsidTr="00875A39">
        <w:tc>
          <w:tcPr>
            <w:tcW w:w="903" w:type="dxa"/>
          </w:tcPr>
          <w:p w14:paraId="5DE74D31" w14:textId="77777777" w:rsidR="00682EB8" w:rsidRPr="00E36066" w:rsidRDefault="00682EB8" w:rsidP="00875A39">
            <w:pPr>
              <w:spacing w:before="120"/>
              <w:rPr>
                <w:rFonts w:cs="Arial"/>
              </w:rPr>
            </w:pPr>
            <w:r w:rsidRPr="00E36066">
              <w:rPr>
                <w:rFonts w:cs="Arial"/>
              </w:rPr>
              <w:t>Date:</w:t>
            </w:r>
          </w:p>
        </w:tc>
        <w:tc>
          <w:tcPr>
            <w:tcW w:w="3690" w:type="dxa"/>
          </w:tcPr>
          <w:p w14:paraId="0D89350F" w14:textId="77777777" w:rsidR="00682EB8" w:rsidRPr="00E36066" w:rsidRDefault="00682EB8" w:rsidP="00875A39">
            <w:pPr>
              <w:tabs>
                <w:tab w:val="left" w:pos="3474"/>
              </w:tabs>
              <w:spacing w:before="120"/>
              <w:rPr>
                <w:rFonts w:cs="Arial"/>
                <w:u w:val="single"/>
              </w:rPr>
            </w:pPr>
            <w:r w:rsidRPr="00E36066">
              <w:rPr>
                <w:rFonts w:cs="Arial"/>
                <w:u w:val="single"/>
              </w:rPr>
              <w:tab/>
            </w:r>
          </w:p>
        </w:tc>
        <w:tc>
          <w:tcPr>
            <w:tcW w:w="839" w:type="dxa"/>
          </w:tcPr>
          <w:p w14:paraId="63C53546" w14:textId="77777777" w:rsidR="00682EB8" w:rsidRPr="00E36066" w:rsidRDefault="00682EB8" w:rsidP="00875A39">
            <w:pPr>
              <w:spacing w:before="120"/>
              <w:rPr>
                <w:rFonts w:cs="Arial"/>
              </w:rPr>
            </w:pPr>
            <w:r w:rsidRPr="00E36066">
              <w:rPr>
                <w:rFonts w:cs="Arial"/>
              </w:rPr>
              <w:t>Date:</w:t>
            </w:r>
          </w:p>
        </w:tc>
        <w:tc>
          <w:tcPr>
            <w:tcW w:w="3600" w:type="dxa"/>
          </w:tcPr>
          <w:p w14:paraId="1F999A72" w14:textId="6EA13F9A" w:rsidR="00682EB8" w:rsidRPr="00E36066" w:rsidRDefault="00682EB8" w:rsidP="00875A39">
            <w:pPr>
              <w:tabs>
                <w:tab w:val="left" w:pos="3384"/>
              </w:tabs>
              <w:spacing w:before="120"/>
              <w:rPr>
                <w:rFonts w:cs="Arial"/>
                <w:u w:val="single"/>
              </w:rPr>
            </w:pPr>
            <w:r w:rsidRPr="00E36066">
              <w:rPr>
                <w:rFonts w:cs="Arial"/>
                <w:u w:val="single"/>
              </w:rPr>
              <w:tab/>
            </w:r>
          </w:p>
        </w:tc>
      </w:tr>
    </w:tbl>
    <w:p w14:paraId="3D306253" w14:textId="643CDADC" w:rsidR="00E92B0A" w:rsidRPr="00E36066" w:rsidRDefault="00E92B0A" w:rsidP="00504134">
      <w:pPr>
        <w:rPr>
          <w:rFonts w:cs="Arial"/>
        </w:rPr>
      </w:pPr>
    </w:p>
    <w:p w14:paraId="027882C1" w14:textId="074517BD" w:rsidR="00E94746" w:rsidRPr="00E36066" w:rsidRDefault="00E92B0A" w:rsidP="00987C4F">
      <w:pPr>
        <w:spacing w:after="160" w:line="259" w:lineRule="auto"/>
        <w:jc w:val="left"/>
        <w:rPr>
          <w:rFonts w:cs="Arial"/>
        </w:rPr>
      </w:pPr>
      <w:r w:rsidRPr="00E36066">
        <w:rPr>
          <w:rFonts w:cs="Arial"/>
        </w:rPr>
        <w:br w:type="page"/>
      </w:r>
      <w:r w:rsidRPr="00E36066">
        <w:rPr>
          <w:rFonts w:cs="Arial"/>
        </w:rPr>
        <w:lastRenderedPageBreak/>
        <w:t>Annex 1 – Monthly Report</w:t>
      </w:r>
    </w:p>
    <w:p w14:paraId="577F8B71" w14:textId="34B6AFE4" w:rsidR="00E92B0A" w:rsidRPr="00E36066" w:rsidRDefault="00E92B0A" w:rsidP="00504134">
      <w:pPr>
        <w:rPr>
          <w:rFonts w:cs="Arial"/>
        </w:rPr>
      </w:pPr>
    </w:p>
    <w:bookmarkStart w:id="73" w:name="_MON_1741098301"/>
    <w:bookmarkEnd w:id="73"/>
    <w:p w14:paraId="5F867A98" w14:textId="32FC2E15" w:rsidR="00E92B0A" w:rsidRPr="00E36066" w:rsidRDefault="0055183B" w:rsidP="00504134">
      <w:pPr>
        <w:rPr>
          <w:rFonts w:cs="Arial"/>
        </w:rPr>
      </w:pPr>
      <w:r w:rsidRPr="00E36066">
        <w:rPr>
          <w:rFonts w:cs="Arial"/>
        </w:rPr>
        <w:object w:dxaOrig="935" w:dyaOrig="602" w14:anchorId="083C8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pt;height:30pt" o:ole="">
            <v:imagedata r:id="rId13" o:title=""/>
          </v:shape>
          <o:OLEObject Type="Embed" ProgID="Excel.Sheet.12" ShapeID="_x0000_i1025" DrawAspect="Icon" ObjectID="_1816176095" r:id="rId14"/>
        </w:object>
      </w:r>
    </w:p>
    <w:p w14:paraId="66A3361D" w14:textId="414B4D7F" w:rsidR="0C43D81B" w:rsidRPr="00E36066" w:rsidRDefault="0C43D81B" w:rsidP="0C43D81B">
      <w:pPr>
        <w:rPr>
          <w:rFonts w:cs="Arial"/>
        </w:rPr>
      </w:pPr>
    </w:p>
    <w:p w14:paraId="35E629BE" w14:textId="44AFE37C" w:rsidR="00321554" w:rsidRPr="00E36066" w:rsidRDefault="00321554" w:rsidP="0C43D81B">
      <w:pPr>
        <w:rPr>
          <w:rFonts w:cs="Arial"/>
        </w:rPr>
      </w:pPr>
      <w:r w:rsidRPr="00E36066">
        <w:rPr>
          <w:rFonts w:cs="Arial"/>
        </w:rPr>
        <w:t xml:space="preserve">Weekly Report </w:t>
      </w:r>
      <w:r w:rsidR="00205413" w:rsidRPr="00E36066">
        <w:rPr>
          <w:rFonts w:cs="Arial"/>
        </w:rPr>
        <w:t>Te</w:t>
      </w:r>
      <w:r w:rsidRPr="00E36066">
        <w:rPr>
          <w:rFonts w:cs="Arial"/>
        </w:rPr>
        <w:t>mplate</w:t>
      </w:r>
    </w:p>
    <w:p w14:paraId="4D216058" w14:textId="429D3122" w:rsidR="00E92B0A" w:rsidRPr="00E36066" w:rsidRDefault="00205413" w:rsidP="00504134">
      <w:pPr>
        <w:rPr>
          <w:rFonts w:cs="Arial"/>
        </w:rPr>
      </w:pPr>
      <w:r w:rsidRPr="00E36066">
        <w:rPr>
          <w:rFonts w:cs="Arial"/>
        </w:rPr>
        <w:object w:dxaOrig="1541" w:dyaOrig="998" w14:anchorId="2372CE7B">
          <v:shape id="_x0000_i1026" type="#_x0000_t75" style="width:77.5pt;height:50pt" o:ole="">
            <v:imagedata r:id="rId15" o:title=""/>
          </v:shape>
          <o:OLEObject Type="Embed" ProgID="Package" ShapeID="_x0000_i1026" DrawAspect="Icon" ObjectID="_1816176096" r:id="rId16"/>
        </w:object>
      </w:r>
    </w:p>
    <w:p w14:paraId="0C0E7BD5" w14:textId="77777777" w:rsidR="00016DD6" w:rsidRPr="00E36066" w:rsidRDefault="00016DD6" w:rsidP="00504134">
      <w:pPr>
        <w:rPr>
          <w:rFonts w:cs="Arial"/>
        </w:rPr>
      </w:pPr>
    </w:p>
    <w:p w14:paraId="19404633" w14:textId="70273201" w:rsidR="00016DD6" w:rsidRPr="00E36066" w:rsidRDefault="002C5D7C" w:rsidP="00504134">
      <w:pPr>
        <w:rPr>
          <w:rFonts w:cs="Arial"/>
        </w:rPr>
      </w:pPr>
      <w:r w:rsidRPr="00E36066">
        <w:rPr>
          <w:rFonts w:cs="Arial"/>
        </w:rPr>
        <w:object w:dxaOrig="1508" w:dyaOrig="984" w14:anchorId="2AB63B4A">
          <v:shape id="_x0000_i1027" type="#_x0000_t75" style="width:75pt;height:49pt" o:ole="">
            <v:imagedata r:id="rId17" o:title=""/>
          </v:shape>
          <o:OLEObject Type="Embed" ProgID="Acrobat.Document.DC" ShapeID="_x0000_i1027" DrawAspect="Icon" ObjectID="_1816176097" r:id="rId18"/>
        </w:object>
      </w:r>
    </w:p>
    <w:sectPr w:rsidR="00016DD6" w:rsidRPr="00E3606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ne Retout" w:date="1900-01-01T00:00:00Z" w:initials="AR">
    <w:p w14:paraId="22C943FD" w14:textId="74AF89EE" w:rsidR="0071448B" w:rsidRDefault="0071448B">
      <w:pPr>
        <w:pStyle w:val="CommentText"/>
      </w:pPr>
      <w:r>
        <w:rPr>
          <w:rStyle w:val="CommentReference"/>
        </w:rPr>
        <w:annotationRef/>
      </w:r>
      <w:r w:rsidRPr="7A46DE88">
        <w:t>Is it related to warranty period ?</w:t>
      </w:r>
    </w:p>
    <w:p w14:paraId="773442D0" w14:textId="42D384AD" w:rsidR="0071448B" w:rsidRDefault="0071448B">
      <w:pPr>
        <w:pStyle w:val="CommentText"/>
      </w:pPr>
      <w:r w:rsidRPr="01B2B6C8">
        <w:t>Where is warranty mentioned in the document ?</w:t>
      </w:r>
    </w:p>
  </w:comment>
  <w:comment w:id="6" w:author="Ahuja, Hanish" w:date="2024-11-21T08:57:00Z" w:initials="HA">
    <w:p w14:paraId="4B80FA15" w14:textId="77777777" w:rsidR="00CB0962" w:rsidRDefault="00CB0962" w:rsidP="00CB0962">
      <w:pPr>
        <w:pStyle w:val="CommentText"/>
        <w:jc w:val="left"/>
      </w:pPr>
      <w:r>
        <w:rPr>
          <w:rStyle w:val="CommentReference"/>
        </w:rPr>
        <w:annotationRef/>
      </w:r>
      <w:r>
        <w:t>Updated with reference to section 8 where we have timelines defined.</w:t>
      </w:r>
    </w:p>
  </w:comment>
  <w:comment w:id="13" w:author="Francois Ruvoen" w:date="2024-11-20T14:45:00Z" w:initials="FR">
    <w:p w14:paraId="3F6A0BB6" w14:textId="55EFA517" w:rsidR="0071448B" w:rsidRDefault="0071448B">
      <w:pPr>
        <w:pStyle w:val="CommentText"/>
      </w:pPr>
      <w:r>
        <w:rPr>
          <w:rStyle w:val="CommentReference"/>
        </w:rPr>
        <w:annotationRef/>
      </w:r>
      <w:r w:rsidRPr="224F6EF6">
        <w:t>The plan is not to get recommendations. The most favorable case, we get the solution to our problem or a clear estimate of the remaining work to be implemented in phase 2.</w:t>
      </w:r>
    </w:p>
    <w:p w14:paraId="3E0EE158" w14:textId="444811C4" w:rsidR="0071448B" w:rsidRDefault="0071448B">
      <w:pPr>
        <w:pStyle w:val="CommentText"/>
      </w:pPr>
      <w:r w:rsidRPr="49F460FB">
        <w:t>Solution is a bootable image to be stored alongside the image for gen10 and the script to rebuild it from scratch to be stored in Gitlab. With the guarantee that all previously used features of the NIC are still working including performance tests.</w:t>
      </w:r>
    </w:p>
    <w:p w14:paraId="52AEF281" w14:textId="7AC56A27" w:rsidR="0071448B" w:rsidRDefault="0071448B">
      <w:pPr>
        <w:pStyle w:val="CommentText"/>
      </w:pPr>
      <w:r w:rsidRPr="7D588808">
        <w:t>Factory install procedure updated.</w:t>
      </w:r>
    </w:p>
    <w:p w14:paraId="0065B517" w14:textId="2A8DEA1A" w:rsidR="0071448B" w:rsidRDefault="0071448B">
      <w:pPr>
        <w:pStyle w:val="CommentText"/>
      </w:pPr>
      <w:r w:rsidRPr="7AFB11CC">
        <w:t>Demonstration that a system update does not cancel the fixes in the boot process, including kernel update in the event of a critical security vulnerability requiring a kernel update.</w:t>
      </w:r>
    </w:p>
  </w:comment>
  <w:comment w:id="14" w:author="Ahuja, Hanish" w:date="2024-11-21T09:01:00Z" w:initials="HA">
    <w:p w14:paraId="58F2A1DB" w14:textId="77777777" w:rsidR="00CB0962" w:rsidRDefault="00CB0962" w:rsidP="00CB0962">
      <w:pPr>
        <w:pStyle w:val="CommentText"/>
        <w:jc w:val="left"/>
      </w:pPr>
      <w:r>
        <w:rPr>
          <w:rStyle w:val="CommentReference"/>
        </w:rPr>
        <w:annotationRef/>
      </w:r>
      <w:r>
        <w:t>Capgemini will be targeting booting the verifier OS using the UEFI boot option as part of Phase1. Any delay will be taken up separately in Phase2.</w:t>
      </w:r>
    </w:p>
  </w:comment>
  <w:comment w:id="19" w:author="Francois Ruvoen" w:date="2024-11-20T14:36:00Z" w:initials="FR">
    <w:p w14:paraId="2CEECFD1" w14:textId="111BD258" w:rsidR="0071448B" w:rsidRDefault="0071448B">
      <w:pPr>
        <w:pStyle w:val="CommentText"/>
      </w:pPr>
      <w:r>
        <w:rPr>
          <w:rStyle w:val="CommentReference"/>
        </w:rPr>
        <w:annotationRef/>
      </w:r>
      <w:r w:rsidRPr="6837DAF0">
        <w:t>I don't know what this is</w:t>
      </w:r>
    </w:p>
  </w:comment>
  <w:comment w:id="20" w:author="Ahuja, Hanish" w:date="2024-11-21T09:02:00Z" w:initials="HA">
    <w:p w14:paraId="5CA194D3" w14:textId="77777777" w:rsidR="00CB0962" w:rsidRDefault="00CB0962" w:rsidP="00CB0962">
      <w:pPr>
        <w:pStyle w:val="CommentText"/>
        <w:jc w:val="left"/>
      </w:pPr>
      <w:r>
        <w:rPr>
          <w:rStyle w:val="CommentReference"/>
        </w:rPr>
        <w:annotationRef/>
      </w:r>
      <w:r>
        <w:t>Updated</w:t>
      </w:r>
    </w:p>
  </w:comment>
  <w:comment w:id="25" w:author="Krishna Kulkarni" w:date="2024-11-19T15:14:00Z" w:initials="KK">
    <w:p w14:paraId="29F59B9F" w14:textId="28A712CF" w:rsidR="00F6768F" w:rsidRDefault="00F6768F" w:rsidP="00F6768F">
      <w:pPr>
        <w:pStyle w:val="CommentText"/>
        <w:jc w:val="left"/>
      </w:pPr>
      <w:r>
        <w:rPr>
          <w:rStyle w:val="CommentReference"/>
        </w:rPr>
        <w:annotationRef/>
      </w:r>
      <w:r>
        <w:t>This should be Capgemini PC/laptop. Already configured with EXFO image.</w:t>
      </w:r>
    </w:p>
  </w:comment>
  <w:comment w:id="26" w:author="Ahuja, Hanish" w:date="2024-11-21T09:03:00Z" w:initials="HA">
    <w:p w14:paraId="21D13AE1" w14:textId="77777777" w:rsidR="00AB33DE" w:rsidRDefault="00AB33DE" w:rsidP="00AB33DE">
      <w:pPr>
        <w:pStyle w:val="CommentText"/>
        <w:jc w:val="left"/>
      </w:pPr>
      <w:r>
        <w:rPr>
          <w:rStyle w:val="CommentReference"/>
        </w:rPr>
        <w:annotationRef/>
      </w:r>
      <w:r>
        <w:t>Updated the text.</w:t>
      </w:r>
    </w:p>
  </w:comment>
  <w:comment w:id="28" w:author="Krishna Kulkarni" w:date="2024-11-19T15:15:00Z" w:initials="KK">
    <w:p w14:paraId="0528B125" w14:textId="0D4121C3" w:rsidR="007E03A8" w:rsidRDefault="007E03A8" w:rsidP="007E03A8">
      <w:pPr>
        <w:pStyle w:val="CommentText"/>
        <w:jc w:val="left"/>
      </w:pPr>
      <w:r>
        <w:rPr>
          <w:rStyle w:val="CommentReference"/>
        </w:rPr>
        <w:annotationRef/>
      </w:r>
      <w:r>
        <w:t>The unit is in MTL. Who will provide HW support when needed by Capgemini?</w:t>
      </w:r>
    </w:p>
  </w:comment>
  <w:comment w:id="29" w:author="Anne Retout" w:date="2024-11-19T14:33:00Z" w:initials="AR">
    <w:p w14:paraId="159A9FCC" w14:textId="76EF904B" w:rsidR="0071448B" w:rsidRDefault="0071448B">
      <w:pPr>
        <w:pStyle w:val="CommentText"/>
      </w:pPr>
      <w:r>
        <w:rPr>
          <w:rStyle w:val="CommentReference"/>
        </w:rPr>
        <w:annotationRef/>
      </w:r>
      <w:r w:rsidRPr="578D3920">
        <w:t>Contact Chifaa/ Dinesh</w:t>
      </w:r>
    </w:p>
  </w:comment>
  <w:comment w:id="30" w:author="Ahuja, Hanish" w:date="2024-11-21T09:03:00Z" w:initials="HA">
    <w:p w14:paraId="09162AA8" w14:textId="77777777" w:rsidR="00AB33DE" w:rsidRDefault="00AB33DE" w:rsidP="00AB33DE">
      <w:pPr>
        <w:pStyle w:val="CommentText"/>
        <w:jc w:val="left"/>
      </w:pPr>
      <w:r>
        <w:rPr>
          <w:rStyle w:val="CommentReference"/>
        </w:rPr>
        <w:annotationRef/>
      </w:r>
      <w:r>
        <w:t>Internal to EXFO.</w:t>
      </w:r>
    </w:p>
  </w:comment>
  <w:comment w:id="31" w:author="Krishna Kulkarni" w:date="2024-11-19T15:17:00Z" w:initials="KK">
    <w:p w14:paraId="6A857DC9" w14:textId="567EA4FF" w:rsidR="00EF6FC7" w:rsidRDefault="00EF6FC7" w:rsidP="00EF6FC7">
      <w:pPr>
        <w:pStyle w:val="CommentText"/>
        <w:jc w:val="left"/>
      </w:pPr>
      <w:r>
        <w:rPr>
          <w:rStyle w:val="CommentReference"/>
        </w:rPr>
        <w:annotationRef/>
      </w:r>
      <w:r>
        <w:t>These permissions can be given by Vinay (EXFO re-badged resource)</w:t>
      </w:r>
    </w:p>
  </w:comment>
  <w:comment w:id="32" w:author="Ahuja, Hanish" w:date="2024-11-21T09:04:00Z" w:initials="HA">
    <w:p w14:paraId="29786D6C" w14:textId="77777777" w:rsidR="00AB33DE" w:rsidRDefault="00AB33DE" w:rsidP="00AB33DE">
      <w:pPr>
        <w:pStyle w:val="CommentText"/>
        <w:jc w:val="left"/>
      </w:pPr>
      <w:r>
        <w:rPr>
          <w:rStyle w:val="CommentReference"/>
        </w:rPr>
        <w:annotationRef/>
      </w:r>
      <w:r>
        <w:t>Thanks. Will take necessary support from Vinay when required.</w:t>
      </w:r>
    </w:p>
  </w:comment>
  <w:comment w:id="34" w:author="Francois Ruvoen" w:date="2024-11-20T13:49:00Z" w:initials="FR">
    <w:p w14:paraId="559FD95C" w14:textId="71E0AAEE" w:rsidR="0071448B" w:rsidRDefault="0071448B">
      <w:pPr>
        <w:pStyle w:val="CommentText"/>
      </w:pPr>
      <w:r>
        <w:rPr>
          <w:rStyle w:val="CommentReference"/>
        </w:rPr>
        <w:annotationRef/>
      </w:r>
      <w:r w:rsidRPr="20F4C2CD">
        <w:t>Travel to which location?</w:t>
      </w:r>
    </w:p>
  </w:comment>
  <w:comment w:id="35" w:author="Ahuja, Hanish" w:date="2024-11-21T09:04:00Z" w:initials="HA">
    <w:p w14:paraId="71CB7BF6" w14:textId="77777777" w:rsidR="00AB33DE" w:rsidRDefault="00AB33DE" w:rsidP="00AB33DE">
      <w:pPr>
        <w:pStyle w:val="CommentText"/>
        <w:jc w:val="left"/>
      </w:pPr>
      <w:r>
        <w:rPr>
          <w:rStyle w:val="CommentReference"/>
        </w:rPr>
        <w:annotationRef/>
      </w:r>
      <w:r>
        <w:t>Removed. Its not necessary as we have remote connectivity.</w:t>
      </w:r>
    </w:p>
  </w:comment>
  <w:comment w:id="39" w:author="Francois Ruvoen" w:date="2024-11-20T13:53:00Z" w:initials="FR">
    <w:p w14:paraId="1D37304F" w14:textId="4C57518C" w:rsidR="0071448B" w:rsidRDefault="0071448B">
      <w:pPr>
        <w:pStyle w:val="CommentText"/>
      </w:pPr>
      <w:r>
        <w:rPr>
          <w:rStyle w:val="CommentReference"/>
        </w:rPr>
        <w:annotationRef/>
      </w:r>
      <w:r w:rsidRPr="0F2C68B7">
        <w:t>We are talking about the ip testing and not the system boot sequence. In the end, our team in Pune is responsible for passing the tests validating that all features of the NIC are working as expected, incl turn up tests performance</w:t>
      </w:r>
    </w:p>
  </w:comment>
  <w:comment w:id="40" w:author="Ahuja, Hanish" w:date="2024-11-21T09:05:00Z" w:initials="HA">
    <w:p w14:paraId="05A10FD9" w14:textId="77777777" w:rsidR="00AB33DE" w:rsidRDefault="00AB33DE" w:rsidP="00AB33DE">
      <w:pPr>
        <w:pStyle w:val="CommentText"/>
        <w:jc w:val="left"/>
      </w:pPr>
      <w:r>
        <w:rPr>
          <w:rStyle w:val="CommentReference"/>
        </w:rPr>
        <w:annotationRef/>
      </w:r>
      <w:r>
        <w:t>Capgemini doesn’t need any further product knowledge. Will strike off this.</w:t>
      </w:r>
    </w:p>
  </w:comment>
  <w:comment w:id="45" w:author="Anne Retout" w:date="2024-11-18T17:31:00Z" w:initials="AR">
    <w:p w14:paraId="3C7DA677" w14:textId="39332D30" w:rsidR="004B1A41" w:rsidRDefault="004B1A41" w:rsidP="004B1A41">
      <w:pPr>
        <w:pStyle w:val="CommentText"/>
        <w:jc w:val="left"/>
      </w:pPr>
      <w:r>
        <w:rPr>
          <w:rStyle w:val="CommentReference"/>
        </w:rPr>
        <w:annotationRef/>
      </w:r>
      <w:r>
        <w:rPr>
          <w:lang w:val="fr-FR"/>
        </w:rPr>
        <w:t>What are the 3 others ?</w:t>
      </w:r>
    </w:p>
  </w:comment>
  <w:comment w:id="46" w:author="Francois Ruvoen" w:date="2024-11-20T14:46:00Z" w:initials="FR">
    <w:p w14:paraId="43A724EF" w14:textId="704BA385" w:rsidR="0071448B" w:rsidRDefault="0071448B">
      <w:pPr>
        <w:pStyle w:val="CommentText"/>
      </w:pPr>
      <w:r>
        <w:rPr>
          <w:rStyle w:val="CommentReference"/>
        </w:rPr>
        <w:annotationRef/>
      </w:r>
      <w:r w:rsidRPr="08552E9E">
        <w:t>I don't know. Is this a standard EXFO template or Cap Gemini's?</w:t>
      </w:r>
    </w:p>
  </w:comment>
  <w:comment w:id="47" w:author="Ahuja, Hanish" w:date="2024-11-21T09:07:00Z" w:initials="HA">
    <w:p w14:paraId="69DA08E8" w14:textId="77777777" w:rsidR="00AB33DE" w:rsidRDefault="00AB33DE" w:rsidP="00AB33DE">
      <w:pPr>
        <w:pStyle w:val="CommentText"/>
        <w:jc w:val="left"/>
      </w:pPr>
      <w:r>
        <w:rPr>
          <w:rStyle w:val="CommentReference"/>
        </w:rPr>
        <w:annotationRef/>
      </w:r>
      <w:r>
        <w:t>Original template issue. Same has been corrected.</w:t>
      </w:r>
    </w:p>
  </w:comment>
  <w:comment w:id="51" w:author="Francois Ruvoen" w:date="2024-11-20T13:57:00Z" w:initials="FR">
    <w:p w14:paraId="2D93F908" w14:textId="3369A9DB" w:rsidR="0071448B" w:rsidRDefault="0071448B">
      <w:pPr>
        <w:pStyle w:val="CommentText"/>
      </w:pPr>
      <w:r>
        <w:rPr>
          <w:rStyle w:val="CommentReference"/>
        </w:rPr>
        <w:annotationRef/>
      </w:r>
      <w:r w:rsidRPr="3F9C041E">
        <w:t>Who's that?</w:t>
      </w:r>
    </w:p>
  </w:comment>
  <w:comment w:id="52" w:author="Anne Retout" w:date="2024-11-20T18:10:00Z" w:initials="AR">
    <w:p w14:paraId="0473EC26" w14:textId="77777777" w:rsidR="000003B1" w:rsidRDefault="000003B1" w:rsidP="000003B1">
      <w:pPr>
        <w:pStyle w:val="CommentText"/>
        <w:jc w:val="left"/>
      </w:pPr>
      <w:r>
        <w:rPr>
          <w:rStyle w:val="CommentReference"/>
        </w:rPr>
        <w:annotationRef/>
      </w:r>
      <w:r>
        <w:rPr>
          <w:lang w:val="fr-FR"/>
        </w:rPr>
        <w:t>@Capgemini : no CSM in R&amp;D org</w:t>
      </w:r>
    </w:p>
  </w:comment>
  <w:comment w:id="53" w:author="Ahuja, Hanish" w:date="2024-11-21T09:07:00Z" w:initials="HA">
    <w:p w14:paraId="3677EFE5" w14:textId="77777777" w:rsidR="00AB33DE" w:rsidRDefault="00AB33DE" w:rsidP="00AB33DE">
      <w:pPr>
        <w:pStyle w:val="CommentText"/>
        <w:jc w:val="left"/>
      </w:pPr>
      <w:r>
        <w:rPr>
          <w:rStyle w:val="CommentReference"/>
        </w:rPr>
        <w:annotationRef/>
      </w:r>
      <w:r>
        <w:t>Removed as was part of original template.</w:t>
      </w:r>
    </w:p>
  </w:comment>
  <w:comment w:id="55" w:author="Anne Retout" w:date="2024-11-19T14:41:00Z" w:initials="AR">
    <w:p w14:paraId="3AC93609" w14:textId="6FEA679D" w:rsidR="0071448B" w:rsidRDefault="0071448B">
      <w:pPr>
        <w:pStyle w:val="CommentText"/>
      </w:pPr>
      <w:r>
        <w:rPr>
          <w:rStyle w:val="CommentReference"/>
        </w:rPr>
        <w:annotationRef/>
      </w:r>
      <w:r w:rsidRPr="70AA9163">
        <w:t>Acceptance phase/process to be added</w:t>
      </w:r>
    </w:p>
  </w:comment>
  <w:comment w:id="56" w:author="Ahuja, Hanish" w:date="2024-11-21T09:08:00Z" w:initials="HA">
    <w:p w14:paraId="19149597" w14:textId="77777777" w:rsidR="00AB33DE" w:rsidRDefault="00AB33DE" w:rsidP="00AB33DE">
      <w:pPr>
        <w:pStyle w:val="CommentText"/>
        <w:jc w:val="left"/>
      </w:pPr>
      <w:r>
        <w:rPr>
          <w:rStyle w:val="CommentReference"/>
        </w:rPr>
        <w:annotationRef/>
      </w:r>
      <w:r>
        <w:t>As this is a short program. 10 days have been provisioned for EXFO to verify the bootloader.</w:t>
      </w:r>
    </w:p>
  </w:comment>
  <w:comment w:id="57" w:author="Anne Retout" w:date="2024-11-25T14:38:00Z" w:initials="AR">
    <w:p w14:paraId="2AA074B2" w14:textId="77777777" w:rsidR="00D939FB" w:rsidRDefault="00D939FB" w:rsidP="00D939FB">
      <w:pPr>
        <w:pStyle w:val="CommentText"/>
        <w:jc w:val="left"/>
      </w:pPr>
      <w:r>
        <w:rPr>
          <w:rStyle w:val="CommentReference"/>
        </w:rPr>
        <w:annotationRef/>
      </w:r>
      <w:r>
        <w:rPr>
          <w:lang w:val="fr-FR"/>
        </w:rPr>
        <w:t>Timeline : 10th of January</w:t>
      </w:r>
    </w:p>
  </w:comment>
  <w:comment w:id="58" w:author="Krishna Kulkarni" w:date="2024-11-19T15:27:00Z" w:initials="KK">
    <w:p w14:paraId="728C214B" w14:textId="4BD05A19" w:rsidR="004E3E74" w:rsidRDefault="004E3E74" w:rsidP="004E3E74">
      <w:pPr>
        <w:pStyle w:val="CommentText"/>
        <w:jc w:val="left"/>
      </w:pPr>
      <w:r>
        <w:rPr>
          <w:rStyle w:val="CommentReference"/>
        </w:rPr>
        <w:annotationRef/>
      </w:r>
      <w:r>
        <w:t>Should there be anything related to Phase 2, like the outcome should be the time / price required to implement the fix for this issue.</w:t>
      </w:r>
    </w:p>
  </w:comment>
  <w:comment w:id="59" w:author="Ahuja, Hanish" w:date="2024-11-21T09:09:00Z" w:initials="HA">
    <w:p w14:paraId="416EE0B7" w14:textId="77777777" w:rsidR="00AB33DE" w:rsidRDefault="00AB33DE" w:rsidP="00AB33DE">
      <w:pPr>
        <w:pStyle w:val="CommentText"/>
        <w:jc w:val="left"/>
      </w:pPr>
      <w:r>
        <w:rPr>
          <w:rStyle w:val="CommentReference"/>
        </w:rPr>
        <w:annotationRef/>
      </w:r>
      <w:r>
        <w:t>Capgemini is targeting to complete this activity in Phase1 only. Any spill over will be taken up in Phase2 and Capgemini shall be sharing the efforts for the same separately by end of Phase1.</w:t>
      </w:r>
    </w:p>
  </w:comment>
  <w:comment w:id="60" w:author="Anne Retout" w:date="2024-11-19T14:44:00Z" w:initials="AR">
    <w:p w14:paraId="65865286" w14:textId="244CA1AD" w:rsidR="000003B1" w:rsidRDefault="0071448B" w:rsidP="000003B1">
      <w:pPr>
        <w:pStyle w:val="CommentText"/>
        <w:jc w:val="left"/>
      </w:pPr>
      <w:r>
        <w:rPr>
          <w:rStyle w:val="CommentReference"/>
        </w:rPr>
        <w:annotationRef/>
      </w:r>
      <w:r w:rsidR="000003B1">
        <w:t>EXFO team will not be available from Dec23 to Jan3</w:t>
      </w:r>
    </w:p>
  </w:comment>
  <w:comment w:id="61" w:author="Ahuja, Hanish" w:date="2024-11-21T09:12:00Z" w:initials="HA">
    <w:p w14:paraId="44DAAD76" w14:textId="77777777" w:rsidR="00AB33DE" w:rsidRDefault="00AB33DE" w:rsidP="00AB33DE">
      <w:pPr>
        <w:pStyle w:val="CommentText"/>
        <w:jc w:val="left"/>
      </w:pPr>
      <w:r>
        <w:rPr>
          <w:rStyle w:val="CommentReference"/>
        </w:rPr>
        <w:annotationRef/>
      </w:r>
      <w:r>
        <w:t>Program shall be over by December 18</w:t>
      </w:r>
      <w:r>
        <w:rPr>
          <w:vertAlign w:val="superscript"/>
        </w:rPr>
        <w:t>th</w:t>
      </w:r>
      <w:r>
        <w:t>. EXFO shall be targeting to review and accept the program before December 23</w:t>
      </w:r>
      <w:r>
        <w:rPr>
          <w:vertAlign w:val="superscript"/>
        </w:rPr>
        <w:t>rd</w:t>
      </w:r>
      <w:r>
        <w:t>.  We will still keep 10 days in contract to give EXFO flexibility.</w:t>
      </w:r>
    </w:p>
  </w:comment>
  <w:comment w:id="62" w:author="Anne Retout" w:date="2024-11-25T14:38:00Z" w:initials="AR">
    <w:p w14:paraId="246AFEB4" w14:textId="77777777" w:rsidR="00D939FB" w:rsidRDefault="00D939FB" w:rsidP="00D939FB">
      <w:pPr>
        <w:pStyle w:val="CommentText"/>
        <w:jc w:val="left"/>
      </w:pPr>
      <w:r>
        <w:rPr>
          <w:rStyle w:val="CommentReference"/>
        </w:rPr>
        <w:annotationRef/>
      </w:r>
      <w:r>
        <w:rPr>
          <w:lang w:val="fr-FR"/>
        </w:rPr>
        <w:t>Timeline : 10th of January</w:t>
      </w:r>
    </w:p>
  </w:comment>
  <w:comment w:id="65" w:author="Anne Retout" w:date="2024-11-18T17:33:00Z" w:initials="AR">
    <w:p w14:paraId="5384F09F" w14:textId="2962179D" w:rsidR="00F16E68" w:rsidRDefault="00F16E68" w:rsidP="00F16E68">
      <w:pPr>
        <w:pStyle w:val="CommentText"/>
        <w:jc w:val="left"/>
      </w:pPr>
      <w:r>
        <w:rPr>
          <w:rStyle w:val="CommentReference"/>
        </w:rPr>
        <w:annotationRef/>
      </w:r>
      <w:r>
        <w:rPr>
          <w:lang w:val="fr-FR"/>
        </w:rPr>
        <w:t>Is it suitable as the project will last 1 month ? Weekly ?</w:t>
      </w:r>
    </w:p>
  </w:comment>
  <w:comment w:id="66" w:author="Francois Ruvoen" w:date="2024-11-20T14:04:00Z" w:initials="FR">
    <w:p w14:paraId="2CDFC88D" w14:textId="76D759FD" w:rsidR="0071448B" w:rsidRDefault="0071448B">
      <w:pPr>
        <w:pStyle w:val="CommentText"/>
      </w:pPr>
      <w:r>
        <w:rPr>
          <w:rStyle w:val="CommentReference"/>
        </w:rPr>
        <w:annotationRef/>
      </w:r>
      <w:r w:rsidRPr="056319D4">
        <w:t>Let's merge 1 and 2</w:t>
      </w:r>
    </w:p>
  </w:comment>
  <w:comment w:id="67" w:author="Ahuja, Hanish" w:date="2024-11-21T09:12:00Z" w:initials="HA">
    <w:p w14:paraId="5E3D3D0E" w14:textId="77777777" w:rsidR="00AB33DE" w:rsidRDefault="00AB33DE" w:rsidP="00AB33DE">
      <w:pPr>
        <w:pStyle w:val="CommentText"/>
        <w:jc w:val="left"/>
      </w:pPr>
      <w:r>
        <w:rPr>
          <w:rStyle w:val="CommentReference"/>
        </w:rPr>
        <w:annotationRef/>
      </w:r>
      <w:r>
        <w:t>Sure. We will giving weekly status.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442D0" w15:done="1"/>
  <w15:commentEx w15:paraId="4B80FA15" w15:paraIdParent="773442D0" w15:done="1"/>
  <w15:commentEx w15:paraId="0065B517" w15:done="1"/>
  <w15:commentEx w15:paraId="58F2A1DB" w15:paraIdParent="0065B517" w15:done="1"/>
  <w15:commentEx w15:paraId="2CEECFD1" w15:done="1"/>
  <w15:commentEx w15:paraId="5CA194D3" w15:paraIdParent="2CEECFD1" w15:done="1"/>
  <w15:commentEx w15:paraId="29F59B9F" w15:done="1"/>
  <w15:commentEx w15:paraId="21D13AE1" w15:paraIdParent="29F59B9F" w15:done="1"/>
  <w15:commentEx w15:paraId="0528B125" w15:done="1"/>
  <w15:commentEx w15:paraId="159A9FCC" w15:paraIdParent="0528B125" w15:done="1"/>
  <w15:commentEx w15:paraId="09162AA8" w15:paraIdParent="0528B125" w15:done="1"/>
  <w15:commentEx w15:paraId="6A857DC9" w15:done="1"/>
  <w15:commentEx w15:paraId="29786D6C" w15:paraIdParent="6A857DC9" w15:done="1"/>
  <w15:commentEx w15:paraId="559FD95C" w15:done="1"/>
  <w15:commentEx w15:paraId="71CB7BF6" w15:paraIdParent="559FD95C" w15:done="1"/>
  <w15:commentEx w15:paraId="1D37304F" w15:done="1"/>
  <w15:commentEx w15:paraId="05A10FD9" w15:paraIdParent="1D37304F" w15:done="1"/>
  <w15:commentEx w15:paraId="3C7DA677" w15:done="1"/>
  <w15:commentEx w15:paraId="43A724EF" w15:paraIdParent="3C7DA677" w15:done="1"/>
  <w15:commentEx w15:paraId="69DA08E8" w15:paraIdParent="3C7DA677" w15:done="1"/>
  <w15:commentEx w15:paraId="2D93F908" w15:done="1"/>
  <w15:commentEx w15:paraId="0473EC26" w15:paraIdParent="2D93F908" w15:done="1"/>
  <w15:commentEx w15:paraId="3677EFE5" w15:paraIdParent="2D93F908" w15:done="1"/>
  <w15:commentEx w15:paraId="3AC93609" w15:done="0"/>
  <w15:commentEx w15:paraId="19149597" w15:paraIdParent="3AC93609" w15:done="0"/>
  <w15:commentEx w15:paraId="2AA074B2" w15:paraIdParent="3AC93609" w15:done="0"/>
  <w15:commentEx w15:paraId="728C214B" w15:done="1"/>
  <w15:commentEx w15:paraId="416EE0B7" w15:paraIdParent="728C214B" w15:done="1"/>
  <w15:commentEx w15:paraId="65865286" w15:done="0"/>
  <w15:commentEx w15:paraId="44DAAD76" w15:paraIdParent="65865286" w15:done="0"/>
  <w15:commentEx w15:paraId="246AFEB4" w15:paraIdParent="65865286" w15:done="0"/>
  <w15:commentEx w15:paraId="5384F09F" w15:done="1"/>
  <w15:commentEx w15:paraId="2CDFC88D" w15:paraIdParent="5384F09F" w15:done="1"/>
  <w15:commentEx w15:paraId="5E3D3D0E" w15:paraIdParent="5384F0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B0F20" w16cex:dateUtc="2024-11-18T16:24:00Z"/>
  <w16cex:commentExtensible w16cex:durableId="5E9305B4" w16cex:dateUtc="2024-11-21T08:57:00Z"/>
  <w16cex:commentExtensible w16cex:durableId="59332D2F" w16cex:dateUtc="2024-11-20T13:45:00Z"/>
  <w16cex:commentExtensible w16cex:durableId="40F829D3" w16cex:dateUtc="2024-11-21T09:01:00Z"/>
  <w16cex:commentExtensible w16cex:durableId="3CE7DBC7" w16cex:dateUtc="2024-11-20T13:36:00Z"/>
  <w16cex:commentExtensible w16cex:durableId="3DF35544" w16cex:dateUtc="2024-11-21T09:02:00Z"/>
  <w16cex:commentExtensible w16cex:durableId="510029C4" w16cex:dateUtc="2024-11-19T09:44:00Z"/>
  <w16cex:commentExtensible w16cex:durableId="3A9F98CD" w16cex:dateUtc="2024-11-21T09:03:00Z"/>
  <w16cex:commentExtensible w16cex:durableId="3EB1756D" w16cex:dateUtc="2024-11-19T09:45:00Z"/>
  <w16cex:commentExtensible w16cex:durableId="52529A36" w16cex:dateUtc="2024-11-19T13:33:00Z"/>
  <w16cex:commentExtensible w16cex:durableId="32A01A94" w16cex:dateUtc="2024-11-21T09:03:00Z"/>
  <w16cex:commentExtensible w16cex:durableId="200DC55E" w16cex:dateUtc="2024-11-19T09:47:00Z"/>
  <w16cex:commentExtensible w16cex:durableId="19189C46" w16cex:dateUtc="2024-11-21T09:04:00Z"/>
  <w16cex:commentExtensible w16cex:durableId="131864CA" w16cex:dateUtc="2024-11-20T12:49:00Z"/>
  <w16cex:commentExtensible w16cex:durableId="1E50AADE" w16cex:dateUtc="2024-11-21T09:04:00Z"/>
  <w16cex:commentExtensible w16cex:durableId="495B9063" w16cex:dateUtc="2024-11-20T12:53:00Z"/>
  <w16cex:commentExtensible w16cex:durableId="12B7CA38" w16cex:dateUtc="2024-11-21T09:05:00Z"/>
  <w16cex:commentExtensible w16cex:durableId="3CE5AE77" w16cex:dateUtc="2024-11-18T16:31:00Z"/>
  <w16cex:commentExtensible w16cex:durableId="0534F585" w16cex:dateUtc="2024-11-20T13:46:00Z"/>
  <w16cex:commentExtensible w16cex:durableId="2F7BF01C" w16cex:dateUtc="2024-11-21T09:07:00Z"/>
  <w16cex:commentExtensible w16cex:durableId="1D0412F7" w16cex:dateUtc="2024-11-20T12:57:00Z"/>
  <w16cex:commentExtensible w16cex:durableId="1BD0AE22" w16cex:dateUtc="2024-11-20T17:10:00Z"/>
  <w16cex:commentExtensible w16cex:durableId="61FE0AFA" w16cex:dateUtc="2024-11-21T09:07:00Z"/>
  <w16cex:commentExtensible w16cex:durableId="7BB777EE" w16cex:dateUtc="2024-11-19T13:41:00Z"/>
  <w16cex:commentExtensible w16cex:durableId="5F3E4632" w16cex:dateUtc="2024-11-21T09:08:00Z"/>
  <w16cex:commentExtensible w16cex:durableId="53D15CEA" w16cex:dateUtc="2024-11-25T13:38:00Z"/>
  <w16cex:commentExtensible w16cex:durableId="34A56096" w16cex:dateUtc="2024-11-19T09:57:00Z"/>
  <w16cex:commentExtensible w16cex:durableId="34E85AEC" w16cex:dateUtc="2024-11-21T09:09:00Z"/>
  <w16cex:commentExtensible w16cex:durableId="5F9600FA" w16cex:dateUtc="2024-11-19T13:44:00Z"/>
  <w16cex:commentExtensible w16cex:durableId="2E40ED10" w16cex:dateUtc="2024-11-21T09:12:00Z"/>
  <w16cex:commentExtensible w16cex:durableId="4342F384" w16cex:dateUtc="2024-11-25T13:38:00Z"/>
  <w16cex:commentExtensible w16cex:durableId="04175E62" w16cex:dateUtc="2024-11-18T16:33:00Z"/>
  <w16cex:commentExtensible w16cex:durableId="404C8D75" w16cex:dateUtc="2024-11-20T13:04:00Z"/>
  <w16cex:commentExtensible w16cex:durableId="31857032" w16cex:dateUtc="2024-11-21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442D0" w16cid:durableId="59BB0F20"/>
  <w16cid:commentId w16cid:paraId="4B80FA15" w16cid:durableId="5E9305B4"/>
  <w16cid:commentId w16cid:paraId="0065B517" w16cid:durableId="59332D2F"/>
  <w16cid:commentId w16cid:paraId="58F2A1DB" w16cid:durableId="40F829D3"/>
  <w16cid:commentId w16cid:paraId="2CEECFD1" w16cid:durableId="3CE7DBC7"/>
  <w16cid:commentId w16cid:paraId="5CA194D3" w16cid:durableId="3DF35544"/>
  <w16cid:commentId w16cid:paraId="29F59B9F" w16cid:durableId="510029C4"/>
  <w16cid:commentId w16cid:paraId="21D13AE1" w16cid:durableId="3A9F98CD"/>
  <w16cid:commentId w16cid:paraId="0528B125" w16cid:durableId="3EB1756D"/>
  <w16cid:commentId w16cid:paraId="159A9FCC" w16cid:durableId="52529A36"/>
  <w16cid:commentId w16cid:paraId="09162AA8" w16cid:durableId="32A01A94"/>
  <w16cid:commentId w16cid:paraId="6A857DC9" w16cid:durableId="200DC55E"/>
  <w16cid:commentId w16cid:paraId="29786D6C" w16cid:durableId="19189C46"/>
  <w16cid:commentId w16cid:paraId="559FD95C" w16cid:durableId="131864CA"/>
  <w16cid:commentId w16cid:paraId="71CB7BF6" w16cid:durableId="1E50AADE"/>
  <w16cid:commentId w16cid:paraId="1D37304F" w16cid:durableId="495B9063"/>
  <w16cid:commentId w16cid:paraId="05A10FD9" w16cid:durableId="12B7CA38"/>
  <w16cid:commentId w16cid:paraId="3C7DA677" w16cid:durableId="3CE5AE77"/>
  <w16cid:commentId w16cid:paraId="43A724EF" w16cid:durableId="0534F585"/>
  <w16cid:commentId w16cid:paraId="69DA08E8" w16cid:durableId="2F7BF01C"/>
  <w16cid:commentId w16cid:paraId="2D93F908" w16cid:durableId="1D0412F7"/>
  <w16cid:commentId w16cid:paraId="0473EC26" w16cid:durableId="1BD0AE22"/>
  <w16cid:commentId w16cid:paraId="3677EFE5" w16cid:durableId="61FE0AFA"/>
  <w16cid:commentId w16cid:paraId="3AC93609" w16cid:durableId="7BB777EE"/>
  <w16cid:commentId w16cid:paraId="19149597" w16cid:durableId="5F3E4632"/>
  <w16cid:commentId w16cid:paraId="2AA074B2" w16cid:durableId="53D15CEA"/>
  <w16cid:commentId w16cid:paraId="728C214B" w16cid:durableId="34A56096"/>
  <w16cid:commentId w16cid:paraId="416EE0B7" w16cid:durableId="34E85AEC"/>
  <w16cid:commentId w16cid:paraId="65865286" w16cid:durableId="5F9600FA"/>
  <w16cid:commentId w16cid:paraId="44DAAD76" w16cid:durableId="2E40ED10"/>
  <w16cid:commentId w16cid:paraId="246AFEB4" w16cid:durableId="4342F384"/>
  <w16cid:commentId w16cid:paraId="5384F09F" w16cid:durableId="04175E62"/>
  <w16cid:commentId w16cid:paraId="2CDFC88D" w16cid:durableId="404C8D75"/>
  <w16cid:commentId w16cid:paraId="5E3D3D0E" w16cid:durableId="318570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53D"/>
    <w:multiLevelType w:val="hybridMultilevel"/>
    <w:tmpl w:val="4DA4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75435"/>
    <w:multiLevelType w:val="hybridMultilevel"/>
    <w:tmpl w:val="9CF637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08B57C2"/>
    <w:multiLevelType w:val="hybridMultilevel"/>
    <w:tmpl w:val="01F67872"/>
    <w:lvl w:ilvl="0" w:tplc="AB2ADEFA">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F21F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BC3D0D"/>
    <w:multiLevelType w:val="hybridMultilevel"/>
    <w:tmpl w:val="B0ECC6C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BB63BE6"/>
    <w:multiLevelType w:val="hybridMultilevel"/>
    <w:tmpl w:val="3D6E28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F2577FA"/>
    <w:multiLevelType w:val="hybridMultilevel"/>
    <w:tmpl w:val="00C28FE8"/>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FC327EF"/>
    <w:multiLevelType w:val="hybridMultilevel"/>
    <w:tmpl w:val="89EA50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2EE3476"/>
    <w:multiLevelType w:val="hybridMultilevel"/>
    <w:tmpl w:val="37541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C2C53"/>
    <w:multiLevelType w:val="hybridMultilevel"/>
    <w:tmpl w:val="0310D1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201B05"/>
    <w:multiLevelType w:val="hybridMultilevel"/>
    <w:tmpl w:val="DA86FB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0134BD"/>
    <w:multiLevelType w:val="hybridMultilevel"/>
    <w:tmpl w:val="F21A51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11D6E8F"/>
    <w:multiLevelType w:val="hybridMultilevel"/>
    <w:tmpl w:val="5B4E4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596C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A2552A4"/>
    <w:multiLevelType w:val="hybridMultilevel"/>
    <w:tmpl w:val="A6A0E02C"/>
    <w:lvl w:ilvl="0" w:tplc="AB2ADEFA">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A2199A"/>
    <w:multiLevelType w:val="hybridMultilevel"/>
    <w:tmpl w:val="4B4AC0BA"/>
    <w:lvl w:ilvl="0" w:tplc="03427B08">
      <w:start w:val="2"/>
      <w:numFmt w:val="bullet"/>
      <w:lvlText w:val=""/>
      <w:lvlJc w:val="left"/>
      <w:pPr>
        <w:ind w:left="1069" w:hanging="360"/>
      </w:pPr>
      <w:rPr>
        <w:rFonts w:ascii="Symbol" w:eastAsia="Times New Roman" w:hAnsi="Symbol" w:cs="Aria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40D74C2A"/>
    <w:multiLevelType w:val="multilevel"/>
    <w:tmpl w:val="A998C29E"/>
    <w:lvl w:ilvl="0">
      <w:start w:val="1"/>
      <w:numFmt w:val="decimal"/>
      <w:pStyle w:val="Heading1"/>
      <w:lvlText w:val="%1."/>
      <w:lvlJc w:val="left"/>
      <w:pPr>
        <w:tabs>
          <w:tab w:val="num" w:pos="720"/>
        </w:tabs>
        <w:ind w:left="720" w:hanging="720"/>
      </w:pPr>
      <w:rPr>
        <w:caps/>
        <w:smallCaps w:val="0"/>
        <w:strike w:val="0"/>
        <w:dstrike w:val="0"/>
        <w:color w:val="auto"/>
        <w:u w:val="none"/>
        <w:effect w:val="none"/>
      </w:rPr>
    </w:lvl>
    <w:lvl w:ilvl="1">
      <w:start w:val="1"/>
      <w:numFmt w:val="decimal"/>
      <w:pStyle w:val="Heading2"/>
      <w:isLgl/>
      <w:lvlText w:val="%1.%2"/>
      <w:lvlJc w:val="left"/>
      <w:pPr>
        <w:tabs>
          <w:tab w:val="num" w:pos="5760"/>
        </w:tabs>
        <w:ind w:left="5760" w:hanging="720"/>
      </w:pPr>
      <w:rPr>
        <w:b/>
        <w:strike w:val="0"/>
        <w:dstrike w:val="0"/>
        <w:color w:val="auto"/>
        <w:u w:val="none"/>
        <w:effect w:val="none"/>
      </w:rPr>
    </w:lvl>
    <w:lvl w:ilvl="2">
      <w:start w:val="1"/>
      <w:numFmt w:val="lowerLetter"/>
      <w:pStyle w:val="Heading3"/>
      <w:lvlText w:val="(%3)"/>
      <w:lvlJc w:val="left"/>
      <w:pPr>
        <w:tabs>
          <w:tab w:val="num" w:pos="720"/>
        </w:tabs>
        <w:ind w:left="720" w:hanging="720"/>
      </w:pPr>
      <w:rPr>
        <w:rFonts w:ascii="Arial" w:eastAsia="Times New Roman" w:hAnsi="Arial" w:cs="Times New Roman"/>
        <w:strike w:val="0"/>
        <w:dstrike w:val="0"/>
        <w:color w:val="auto"/>
        <w:u w:val="none"/>
        <w:effect w:val="none"/>
      </w:rPr>
    </w:lvl>
    <w:lvl w:ilvl="3">
      <w:start w:val="1"/>
      <w:numFmt w:val="lowerRoman"/>
      <w:pStyle w:val="Heading4"/>
      <w:lvlText w:val="(%4)"/>
      <w:lvlJc w:val="left"/>
      <w:pPr>
        <w:tabs>
          <w:tab w:val="num" w:pos="1430"/>
        </w:tabs>
        <w:ind w:left="1430" w:hanging="720"/>
      </w:pPr>
      <w:rPr>
        <w:strike w:val="0"/>
        <w:dstrike w:val="0"/>
        <w:color w:val="auto"/>
        <w:u w:val="none"/>
        <w:effect w:val="none"/>
      </w:rPr>
    </w:lvl>
    <w:lvl w:ilvl="4">
      <w:start w:val="1"/>
      <w:numFmt w:val="decimal"/>
      <w:pStyle w:val="Heading5"/>
      <w:lvlText w:val="(%5)"/>
      <w:lvlJc w:val="left"/>
      <w:pPr>
        <w:tabs>
          <w:tab w:val="num" w:pos="2160"/>
        </w:tabs>
        <w:ind w:left="2160" w:hanging="720"/>
      </w:pPr>
      <w:rPr>
        <w:strike w:val="0"/>
        <w:dstrike w:val="0"/>
        <w:color w:val="auto"/>
        <w:u w:val="none"/>
        <w:effect w:val="none"/>
      </w:rPr>
    </w:lvl>
    <w:lvl w:ilvl="5">
      <w:start w:val="1"/>
      <w:numFmt w:val="lowerLetter"/>
      <w:pStyle w:val="Heading6"/>
      <w:lvlText w:val="%6."/>
      <w:lvlJc w:val="left"/>
      <w:pPr>
        <w:tabs>
          <w:tab w:val="num" w:pos="4320"/>
        </w:tabs>
        <w:ind w:left="4320" w:hanging="720"/>
      </w:pPr>
      <w:rPr>
        <w:strike w:val="0"/>
        <w:dstrike w:val="0"/>
        <w:color w:val="auto"/>
        <w:u w:val="none"/>
        <w:effect w:val="none"/>
      </w:rPr>
    </w:lvl>
    <w:lvl w:ilvl="6">
      <w:start w:val="1"/>
      <w:numFmt w:val="lowerRoman"/>
      <w:pStyle w:val="Heading7"/>
      <w:lvlText w:val="%7."/>
      <w:lvlJc w:val="left"/>
      <w:pPr>
        <w:tabs>
          <w:tab w:val="num" w:pos="5040"/>
        </w:tabs>
        <w:ind w:left="5040" w:hanging="720"/>
      </w:pPr>
      <w:rPr>
        <w:strike w:val="0"/>
        <w:dstrike w:val="0"/>
        <w:color w:val="auto"/>
        <w:u w:val="none"/>
        <w:effect w:val="none"/>
      </w:rPr>
    </w:lvl>
    <w:lvl w:ilvl="7">
      <w:start w:val="1"/>
      <w:numFmt w:val="decimal"/>
      <w:pStyle w:val="Heading8"/>
      <w:lvlText w:val="%8)"/>
      <w:lvlJc w:val="left"/>
      <w:pPr>
        <w:tabs>
          <w:tab w:val="num" w:pos="5760"/>
        </w:tabs>
        <w:ind w:left="5760" w:hanging="720"/>
      </w:pPr>
      <w:rPr>
        <w:strike w:val="0"/>
        <w:dstrike w:val="0"/>
        <w:color w:val="auto"/>
        <w:u w:val="none"/>
        <w:effect w:val="none"/>
      </w:rPr>
    </w:lvl>
    <w:lvl w:ilvl="8">
      <w:start w:val="1"/>
      <w:numFmt w:val="lowerLetter"/>
      <w:pStyle w:val="Heading9"/>
      <w:lvlText w:val="%9)"/>
      <w:lvlJc w:val="left"/>
      <w:pPr>
        <w:tabs>
          <w:tab w:val="num" w:pos="6480"/>
        </w:tabs>
        <w:ind w:left="6480" w:hanging="720"/>
      </w:pPr>
      <w:rPr>
        <w:strike w:val="0"/>
        <w:dstrike w:val="0"/>
        <w:color w:val="auto"/>
        <w:u w:val="none"/>
        <w:effect w:val="none"/>
      </w:rPr>
    </w:lvl>
  </w:abstractNum>
  <w:abstractNum w:abstractNumId="17" w15:restartNumberingAfterBreak="0">
    <w:nsid w:val="42613669"/>
    <w:multiLevelType w:val="hybridMultilevel"/>
    <w:tmpl w:val="428A201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46D816BF"/>
    <w:multiLevelType w:val="hybridMultilevel"/>
    <w:tmpl w:val="85B4ED02"/>
    <w:lvl w:ilvl="0" w:tplc="95EE40F0">
      <w:numFmt w:val="bullet"/>
      <w:lvlText w:val="-"/>
      <w:lvlJc w:val="left"/>
      <w:pPr>
        <w:ind w:left="720" w:hanging="36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4C108B"/>
    <w:multiLevelType w:val="multilevel"/>
    <w:tmpl w:val="C79C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67DAA"/>
    <w:multiLevelType w:val="hybridMultilevel"/>
    <w:tmpl w:val="811C8F4A"/>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565FE6"/>
    <w:multiLevelType w:val="hybridMultilevel"/>
    <w:tmpl w:val="A00C5CB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2" w15:restartNumberingAfterBreak="0">
    <w:nsid w:val="535D6545"/>
    <w:multiLevelType w:val="hybridMultilevel"/>
    <w:tmpl w:val="E53492C8"/>
    <w:lvl w:ilvl="0" w:tplc="4009000F">
      <w:start w:val="7"/>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4C78AE"/>
    <w:multiLevelType w:val="hybridMultilevel"/>
    <w:tmpl w:val="19AC1CA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A4B3F2A"/>
    <w:multiLevelType w:val="hybridMultilevel"/>
    <w:tmpl w:val="C468692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AE26515"/>
    <w:multiLevelType w:val="hybridMultilevel"/>
    <w:tmpl w:val="1EAC1070"/>
    <w:lvl w:ilvl="0" w:tplc="AB2ADEFA">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5D7E5E"/>
    <w:multiLevelType w:val="multilevel"/>
    <w:tmpl w:val="C0BC98C2"/>
    <w:lvl w:ilvl="0">
      <w:start w:val="1"/>
      <w:numFmt w:val="decimal"/>
      <w:pStyle w:val="Legal3L1"/>
      <w:lvlText w:val="%1."/>
      <w:lvlJc w:val="left"/>
      <w:pPr>
        <w:tabs>
          <w:tab w:val="num" w:pos="720"/>
        </w:tabs>
        <w:ind w:left="720" w:hanging="720"/>
      </w:pPr>
      <w:rPr>
        <w:rFonts w:ascii="Times New Roman" w:eastAsia="Times New Roman" w:hAnsi="Times New Roman" w:cs="Times New Roman"/>
        <w:b/>
        <w:i w:val="0"/>
        <w:caps/>
        <w:smallCaps w:val="0"/>
        <w:strike w:val="0"/>
        <w:dstrike w:val="0"/>
        <w:sz w:val="24"/>
        <w:szCs w:val="24"/>
        <w:u w:val="none"/>
        <w:effect w:val="none"/>
      </w:rPr>
    </w:lvl>
    <w:lvl w:ilvl="1">
      <w:start w:val="1"/>
      <w:numFmt w:val="decimal"/>
      <w:pStyle w:val="Legal3L2"/>
      <w:isLgl/>
      <w:lvlText w:val="%1.%2"/>
      <w:lvlJc w:val="left"/>
      <w:pPr>
        <w:tabs>
          <w:tab w:val="num" w:pos="1440"/>
        </w:tabs>
        <w:ind w:left="1440" w:hanging="720"/>
      </w:pPr>
      <w:rPr>
        <w:rFonts w:ascii="Times New Roman" w:eastAsia="Times New Roman" w:hAnsi="Times New Roman" w:cs="Times New Roman"/>
        <w:b/>
        <w:i w:val="0"/>
        <w:caps w:val="0"/>
        <w:smallCaps w:val="0"/>
        <w:strike w:val="0"/>
        <w:dstrike w:val="0"/>
        <w:color w:val="auto"/>
        <w:sz w:val="24"/>
        <w:szCs w:val="24"/>
        <w:u w:val="none"/>
        <w:effect w:val="none"/>
      </w:rPr>
    </w:lvl>
    <w:lvl w:ilvl="2">
      <w:start w:val="1"/>
      <w:numFmt w:val="lowerLetter"/>
      <w:pStyle w:val="Legal3L3"/>
      <w:lvlText w:val="(%3)"/>
      <w:lvlJc w:val="left"/>
      <w:pPr>
        <w:tabs>
          <w:tab w:val="num" w:pos="1915"/>
        </w:tabs>
        <w:ind w:left="1915" w:hanging="475"/>
      </w:pPr>
      <w:rPr>
        <w:rFonts w:ascii="Times New Roman" w:eastAsia="Times New Roman" w:hAnsi="Times New Roman" w:cs="Times New Roman"/>
        <w:b w:val="0"/>
        <w:i w:val="0"/>
        <w:caps w:val="0"/>
        <w:smallCaps w:val="0"/>
        <w:strike w:val="0"/>
        <w:dstrike w:val="0"/>
        <w:color w:val="auto"/>
        <w:sz w:val="20"/>
        <w:u w:val="none"/>
        <w:effect w:val="none"/>
      </w:rPr>
    </w:lvl>
    <w:lvl w:ilvl="3">
      <w:start w:val="1"/>
      <w:numFmt w:val="lowerRoman"/>
      <w:pStyle w:val="Legal3L4"/>
      <w:lvlText w:val="(%4)"/>
      <w:lvlJc w:val="left"/>
      <w:pPr>
        <w:tabs>
          <w:tab w:val="num" w:pos="2390"/>
        </w:tabs>
        <w:ind w:left="2390" w:hanging="475"/>
      </w:pPr>
      <w:rPr>
        <w:rFonts w:ascii="Times New Roman" w:eastAsia="Times New Roman" w:hAnsi="Times New Roman" w:cs="Times New Roman"/>
        <w:b w:val="0"/>
        <w:i w:val="0"/>
        <w:caps w:val="0"/>
        <w:smallCaps w:val="0"/>
        <w:strike w:val="0"/>
        <w:dstrike w:val="0"/>
        <w:sz w:val="20"/>
        <w:u w:val="none"/>
        <w:effect w:val="none"/>
      </w:rPr>
    </w:lvl>
    <w:lvl w:ilvl="4">
      <w:start w:val="1"/>
      <w:numFmt w:val="decimal"/>
      <w:pStyle w:val="Legal3L5"/>
      <w:lvlText w:val="(%5)"/>
      <w:lvlJc w:val="left"/>
      <w:pPr>
        <w:tabs>
          <w:tab w:val="num" w:pos="2866"/>
        </w:tabs>
        <w:ind w:left="2866" w:hanging="476"/>
      </w:pPr>
      <w:rPr>
        <w:rFonts w:ascii="Times New Roman" w:eastAsia="Times New Roman" w:hAnsi="Times New Roman" w:cs="Times New Roman"/>
        <w:b w:val="0"/>
        <w:i w:val="0"/>
        <w:caps w:val="0"/>
        <w:smallCaps w:val="0"/>
        <w:strike w:val="0"/>
        <w:dstrike w:val="0"/>
        <w:sz w:val="20"/>
        <w:u w:val="none"/>
        <w:effect w:val="none"/>
      </w:rPr>
    </w:lvl>
    <w:lvl w:ilvl="5">
      <w:start w:val="1"/>
      <w:numFmt w:val="decimal"/>
      <w:pStyle w:val="Legal3L6"/>
      <w:lvlText w:val="(%6)"/>
      <w:lvlJc w:val="left"/>
      <w:pPr>
        <w:tabs>
          <w:tab w:val="num" w:pos="4320"/>
        </w:tabs>
        <w:ind w:left="0" w:firstLine="3600"/>
      </w:pPr>
      <w:rPr>
        <w:rFonts w:ascii="Times New Roman" w:eastAsia="Times New Roman" w:hAnsi="Times New Roman" w:cs="Times New Roman"/>
        <w:b w:val="0"/>
        <w:i w:val="0"/>
        <w:caps w:val="0"/>
        <w:smallCaps w:val="0"/>
        <w:strike w:val="0"/>
        <w:dstrike w:val="0"/>
        <w:sz w:val="24"/>
        <w:u w:val="none"/>
        <w:effect w:val="none"/>
      </w:rPr>
    </w:lvl>
    <w:lvl w:ilvl="6">
      <w:start w:val="1"/>
      <w:numFmt w:val="lowerLetter"/>
      <w:pStyle w:val="Legal3L7"/>
      <w:lvlText w:val="%7."/>
      <w:lvlJc w:val="left"/>
      <w:pPr>
        <w:tabs>
          <w:tab w:val="num" w:pos="5040"/>
        </w:tabs>
        <w:ind w:left="0" w:firstLine="4320"/>
      </w:pPr>
      <w:rPr>
        <w:rFonts w:ascii="Times New Roman" w:eastAsia="Times New Roman" w:hAnsi="Times New Roman" w:cs="Times New Roman"/>
        <w:b w:val="0"/>
        <w:i w:val="0"/>
        <w:caps w:val="0"/>
        <w:smallCaps w:val="0"/>
        <w:strike w:val="0"/>
        <w:dstrike w:val="0"/>
        <w:color w:val="auto"/>
        <w:sz w:val="24"/>
        <w:u w:val="none"/>
        <w:effect w:val="none"/>
      </w:rPr>
    </w:lvl>
    <w:lvl w:ilvl="7">
      <w:start w:val="1"/>
      <w:numFmt w:val="lowerRoman"/>
      <w:pStyle w:val="Legal3L8"/>
      <w:lvlText w:val="%8."/>
      <w:lvlJc w:val="left"/>
      <w:pPr>
        <w:tabs>
          <w:tab w:val="num" w:pos="5760"/>
        </w:tabs>
        <w:ind w:left="0" w:firstLine="5040"/>
      </w:pPr>
      <w:rPr>
        <w:rFonts w:ascii="Times New Roman" w:eastAsia="Times New Roman" w:hAnsi="Times New Roman" w:cs="Times New Roman"/>
        <w:b w:val="0"/>
        <w:i w:val="0"/>
        <w:caps w:val="0"/>
        <w:smallCaps w:val="0"/>
        <w:strike w:val="0"/>
        <w:dstrike w:val="0"/>
        <w:color w:val="auto"/>
        <w:sz w:val="24"/>
        <w:u w:val="none"/>
        <w:effect w:val="none"/>
      </w:rPr>
    </w:lvl>
    <w:lvl w:ilvl="8">
      <w:start w:val="1"/>
      <w:numFmt w:val="decimal"/>
      <w:pStyle w:val="Legal3L9"/>
      <w:lvlText w:val="%9."/>
      <w:lvlJc w:val="left"/>
      <w:pPr>
        <w:tabs>
          <w:tab w:val="num" w:pos="6480"/>
        </w:tabs>
        <w:ind w:left="0" w:firstLine="5760"/>
      </w:pPr>
      <w:rPr>
        <w:rFonts w:ascii="Times New Roman" w:eastAsia="Times New Roman" w:hAnsi="Times New Roman" w:cs="Times New Roman"/>
        <w:b w:val="0"/>
        <w:i w:val="0"/>
        <w:caps w:val="0"/>
        <w:smallCaps w:val="0"/>
        <w:strike w:val="0"/>
        <w:dstrike w:val="0"/>
        <w:color w:val="auto"/>
        <w:sz w:val="24"/>
        <w:u w:val="none"/>
        <w:effect w:val="none"/>
      </w:rPr>
    </w:lvl>
  </w:abstractNum>
  <w:abstractNum w:abstractNumId="27" w15:restartNumberingAfterBreak="0">
    <w:nsid w:val="611655F1"/>
    <w:multiLevelType w:val="hybridMultilevel"/>
    <w:tmpl w:val="A07E6AE6"/>
    <w:lvl w:ilvl="0" w:tplc="7DA459A8">
      <w:start w:val="1"/>
      <w:numFmt w:val="bullet"/>
      <w:lvlText w:val="•"/>
      <w:lvlJc w:val="left"/>
      <w:pPr>
        <w:tabs>
          <w:tab w:val="num" w:pos="360"/>
        </w:tabs>
        <w:ind w:left="360" w:hanging="360"/>
      </w:pPr>
      <w:rPr>
        <w:rFonts w:ascii="Arial" w:hAnsi="Arial" w:hint="default"/>
      </w:rPr>
    </w:lvl>
    <w:lvl w:ilvl="1" w:tplc="0C94EDB4">
      <w:start w:val="1"/>
      <w:numFmt w:val="bullet"/>
      <w:lvlText w:val="•"/>
      <w:lvlJc w:val="left"/>
      <w:pPr>
        <w:tabs>
          <w:tab w:val="num" w:pos="1080"/>
        </w:tabs>
        <w:ind w:left="1080" w:hanging="360"/>
      </w:pPr>
      <w:rPr>
        <w:rFonts w:ascii="Arial" w:hAnsi="Arial" w:hint="default"/>
      </w:rPr>
    </w:lvl>
    <w:lvl w:ilvl="2" w:tplc="AC167786">
      <w:start w:val="1"/>
      <w:numFmt w:val="bullet"/>
      <w:lvlText w:val="•"/>
      <w:lvlJc w:val="left"/>
      <w:pPr>
        <w:tabs>
          <w:tab w:val="num" w:pos="1800"/>
        </w:tabs>
        <w:ind w:left="1800" w:hanging="360"/>
      </w:pPr>
      <w:rPr>
        <w:rFonts w:ascii="Arial" w:hAnsi="Arial" w:hint="default"/>
      </w:rPr>
    </w:lvl>
    <w:lvl w:ilvl="3" w:tplc="B71EAB56" w:tentative="1">
      <w:start w:val="1"/>
      <w:numFmt w:val="bullet"/>
      <w:lvlText w:val="•"/>
      <w:lvlJc w:val="left"/>
      <w:pPr>
        <w:tabs>
          <w:tab w:val="num" w:pos="2520"/>
        </w:tabs>
        <w:ind w:left="2520" w:hanging="360"/>
      </w:pPr>
      <w:rPr>
        <w:rFonts w:ascii="Arial" w:hAnsi="Arial" w:hint="default"/>
      </w:rPr>
    </w:lvl>
    <w:lvl w:ilvl="4" w:tplc="891CA0F2" w:tentative="1">
      <w:start w:val="1"/>
      <w:numFmt w:val="bullet"/>
      <w:lvlText w:val="•"/>
      <w:lvlJc w:val="left"/>
      <w:pPr>
        <w:tabs>
          <w:tab w:val="num" w:pos="3240"/>
        </w:tabs>
        <w:ind w:left="3240" w:hanging="360"/>
      </w:pPr>
      <w:rPr>
        <w:rFonts w:ascii="Arial" w:hAnsi="Arial" w:hint="default"/>
      </w:rPr>
    </w:lvl>
    <w:lvl w:ilvl="5" w:tplc="FD728440" w:tentative="1">
      <w:start w:val="1"/>
      <w:numFmt w:val="bullet"/>
      <w:lvlText w:val="•"/>
      <w:lvlJc w:val="left"/>
      <w:pPr>
        <w:tabs>
          <w:tab w:val="num" w:pos="3960"/>
        </w:tabs>
        <w:ind w:left="3960" w:hanging="360"/>
      </w:pPr>
      <w:rPr>
        <w:rFonts w:ascii="Arial" w:hAnsi="Arial" w:hint="default"/>
      </w:rPr>
    </w:lvl>
    <w:lvl w:ilvl="6" w:tplc="30B88D4E" w:tentative="1">
      <w:start w:val="1"/>
      <w:numFmt w:val="bullet"/>
      <w:lvlText w:val="•"/>
      <w:lvlJc w:val="left"/>
      <w:pPr>
        <w:tabs>
          <w:tab w:val="num" w:pos="4680"/>
        </w:tabs>
        <w:ind w:left="4680" w:hanging="360"/>
      </w:pPr>
      <w:rPr>
        <w:rFonts w:ascii="Arial" w:hAnsi="Arial" w:hint="default"/>
      </w:rPr>
    </w:lvl>
    <w:lvl w:ilvl="7" w:tplc="5172F710" w:tentative="1">
      <w:start w:val="1"/>
      <w:numFmt w:val="bullet"/>
      <w:lvlText w:val="•"/>
      <w:lvlJc w:val="left"/>
      <w:pPr>
        <w:tabs>
          <w:tab w:val="num" w:pos="5400"/>
        </w:tabs>
        <w:ind w:left="5400" w:hanging="360"/>
      </w:pPr>
      <w:rPr>
        <w:rFonts w:ascii="Arial" w:hAnsi="Arial" w:hint="default"/>
      </w:rPr>
    </w:lvl>
    <w:lvl w:ilvl="8" w:tplc="E59404E0" w:tentative="1">
      <w:start w:val="1"/>
      <w:numFmt w:val="bullet"/>
      <w:lvlText w:val="•"/>
      <w:lvlJc w:val="left"/>
      <w:pPr>
        <w:tabs>
          <w:tab w:val="num" w:pos="6120"/>
        </w:tabs>
        <w:ind w:left="6120" w:hanging="360"/>
      </w:pPr>
      <w:rPr>
        <w:rFonts w:ascii="Arial" w:hAnsi="Arial" w:hint="default"/>
      </w:rPr>
    </w:lvl>
  </w:abstractNum>
  <w:abstractNum w:abstractNumId="28" w15:restartNumberingAfterBreak="0">
    <w:nsid w:val="64067872"/>
    <w:multiLevelType w:val="hybridMultilevel"/>
    <w:tmpl w:val="056681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A536B8"/>
    <w:multiLevelType w:val="hybridMultilevel"/>
    <w:tmpl w:val="C042315E"/>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69946B7"/>
    <w:multiLevelType w:val="hybridMultilevel"/>
    <w:tmpl w:val="189A23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063FA0"/>
    <w:multiLevelType w:val="hybridMultilevel"/>
    <w:tmpl w:val="55589E60"/>
    <w:lvl w:ilvl="0" w:tplc="7DA459A8">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00DF8"/>
    <w:multiLevelType w:val="hybridMultilevel"/>
    <w:tmpl w:val="4EF6944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83C6E0B"/>
    <w:multiLevelType w:val="hybridMultilevel"/>
    <w:tmpl w:val="EBFE027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4" w15:restartNumberingAfterBreak="0">
    <w:nsid w:val="787A214B"/>
    <w:multiLevelType w:val="hybridMultilevel"/>
    <w:tmpl w:val="EB908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E236E8"/>
    <w:multiLevelType w:val="hybridMultilevel"/>
    <w:tmpl w:val="2F48516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 w15:restartNumberingAfterBreak="0">
    <w:nsid w:val="7C230F75"/>
    <w:multiLevelType w:val="hybridMultilevel"/>
    <w:tmpl w:val="7212A068"/>
    <w:lvl w:ilvl="0" w:tplc="5F2A57C2">
      <w:start w:val="1"/>
      <w:numFmt w:val="bullet"/>
      <w:lvlText w:val=""/>
      <w:lvlJc w:val="left"/>
      <w:pPr>
        <w:tabs>
          <w:tab w:val="num" w:pos="720"/>
        </w:tabs>
        <w:ind w:left="720" w:hanging="360"/>
      </w:pPr>
      <w:rPr>
        <w:rFonts w:ascii="Wingdings" w:hAnsi="Wingdings" w:hint="default"/>
      </w:rPr>
    </w:lvl>
    <w:lvl w:ilvl="1" w:tplc="1944B7A6">
      <w:start w:val="1"/>
      <w:numFmt w:val="bullet"/>
      <w:lvlText w:val=""/>
      <w:lvlJc w:val="left"/>
      <w:pPr>
        <w:tabs>
          <w:tab w:val="num" w:pos="1440"/>
        </w:tabs>
        <w:ind w:left="1440" w:hanging="360"/>
      </w:pPr>
      <w:rPr>
        <w:rFonts w:ascii="Wingdings" w:hAnsi="Wingdings" w:hint="default"/>
      </w:rPr>
    </w:lvl>
    <w:lvl w:ilvl="2" w:tplc="C928A1EE" w:tentative="1">
      <w:start w:val="1"/>
      <w:numFmt w:val="bullet"/>
      <w:lvlText w:val=""/>
      <w:lvlJc w:val="left"/>
      <w:pPr>
        <w:tabs>
          <w:tab w:val="num" w:pos="2160"/>
        </w:tabs>
        <w:ind w:left="2160" w:hanging="360"/>
      </w:pPr>
      <w:rPr>
        <w:rFonts w:ascii="Wingdings" w:hAnsi="Wingdings" w:hint="default"/>
      </w:rPr>
    </w:lvl>
    <w:lvl w:ilvl="3" w:tplc="9C027F0A" w:tentative="1">
      <w:start w:val="1"/>
      <w:numFmt w:val="bullet"/>
      <w:lvlText w:val=""/>
      <w:lvlJc w:val="left"/>
      <w:pPr>
        <w:tabs>
          <w:tab w:val="num" w:pos="2880"/>
        </w:tabs>
        <w:ind w:left="2880" w:hanging="360"/>
      </w:pPr>
      <w:rPr>
        <w:rFonts w:ascii="Wingdings" w:hAnsi="Wingdings" w:hint="default"/>
      </w:rPr>
    </w:lvl>
    <w:lvl w:ilvl="4" w:tplc="1FEACAC0" w:tentative="1">
      <w:start w:val="1"/>
      <w:numFmt w:val="bullet"/>
      <w:lvlText w:val=""/>
      <w:lvlJc w:val="left"/>
      <w:pPr>
        <w:tabs>
          <w:tab w:val="num" w:pos="3600"/>
        </w:tabs>
        <w:ind w:left="3600" w:hanging="360"/>
      </w:pPr>
      <w:rPr>
        <w:rFonts w:ascii="Wingdings" w:hAnsi="Wingdings" w:hint="default"/>
      </w:rPr>
    </w:lvl>
    <w:lvl w:ilvl="5" w:tplc="C6962494" w:tentative="1">
      <w:start w:val="1"/>
      <w:numFmt w:val="bullet"/>
      <w:lvlText w:val=""/>
      <w:lvlJc w:val="left"/>
      <w:pPr>
        <w:tabs>
          <w:tab w:val="num" w:pos="4320"/>
        </w:tabs>
        <w:ind w:left="4320" w:hanging="360"/>
      </w:pPr>
      <w:rPr>
        <w:rFonts w:ascii="Wingdings" w:hAnsi="Wingdings" w:hint="default"/>
      </w:rPr>
    </w:lvl>
    <w:lvl w:ilvl="6" w:tplc="96FA8862" w:tentative="1">
      <w:start w:val="1"/>
      <w:numFmt w:val="bullet"/>
      <w:lvlText w:val=""/>
      <w:lvlJc w:val="left"/>
      <w:pPr>
        <w:tabs>
          <w:tab w:val="num" w:pos="5040"/>
        </w:tabs>
        <w:ind w:left="5040" w:hanging="360"/>
      </w:pPr>
      <w:rPr>
        <w:rFonts w:ascii="Wingdings" w:hAnsi="Wingdings" w:hint="default"/>
      </w:rPr>
    </w:lvl>
    <w:lvl w:ilvl="7" w:tplc="8EAE27BE" w:tentative="1">
      <w:start w:val="1"/>
      <w:numFmt w:val="bullet"/>
      <w:lvlText w:val=""/>
      <w:lvlJc w:val="left"/>
      <w:pPr>
        <w:tabs>
          <w:tab w:val="num" w:pos="5760"/>
        </w:tabs>
        <w:ind w:left="5760" w:hanging="360"/>
      </w:pPr>
      <w:rPr>
        <w:rFonts w:ascii="Wingdings" w:hAnsi="Wingdings" w:hint="default"/>
      </w:rPr>
    </w:lvl>
    <w:lvl w:ilvl="8" w:tplc="1DAA86CA" w:tentative="1">
      <w:start w:val="1"/>
      <w:numFmt w:val="bullet"/>
      <w:lvlText w:val=""/>
      <w:lvlJc w:val="left"/>
      <w:pPr>
        <w:tabs>
          <w:tab w:val="num" w:pos="6480"/>
        </w:tabs>
        <w:ind w:left="6480" w:hanging="360"/>
      </w:pPr>
      <w:rPr>
        <w:rFonts w:ascii="Wingdings" w:hAnsi="Wingdings" w:hint="default"/>
      </w:rPr>
    </w:lvl>
  </w:abstractNum>
  <w:num w:numId="1" w16cid:durableId="6490206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46324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61531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84816">
    <w:abstractNumId w:val="14"/>
  </w:num>
  <w:num w:numId="5" w16cid:durableId="426004456">
    <w:abstractNumId w:val="25"/>
  </w:num>
  <w:num w:numId="6" w16cid:durableId="1151751135">
    <w:abstractNumId w:val="2"/>
  </w:num>
  <w:num w:numId="7" w16cid:durableId="499319710">
    <w:abstractNumId w:val="30"/>
  </w:num>
  <w:num w:numId="8" w16cid:durableId="1310554626">
    <w:abstractNumId w:val="18"/>
  </w:num>
  <w:num w:numId="9" w16cid:durableId="1837725723">
    <w:abstractNumId w:val="8"/>
  </w:num>
  <w:num w:numId="10" w16cid:durableId="737049616">
    <w:abstractNumId w:val="21"/>
  </w:num>
  <w:num w:numId="11" w16cid:durableId="808745236">
    <w:abstractNumId w:val="28"/>
  </w:num>
  <w:num w:numId="12" w16cid:durableId="805469033">
    <w:abstractNumId w:val="15"/>
  </w:num>
  <w:num w:numId="13" w16cid:durableId="385682225">
    <w:abstractNumId w:val="35"/>
  </w:num>
  <w:num w:numId="14" w16cid:durableId="884832737">
    <w:abstractNumId w:val="0"/>
  </w:num>
  <w:num w:numId="15" w16cid:durableId="1614745704">
    <w:abstractNumId w:val="17"/>
  </w:num>
  <w:num w:numId="16" w16cid:durableId="1101413073">
    <w:abstractNumId w:val="11"/>
  </w:num>
  <w:num w:numId="17" w16cid:durableId="2099860975">
    <w:abstractNumId w:val="34"/>
  </w:num>
  <w:num w:numId="18" w16cid:durableId="1278639678">
    <w:abstractNumId w:val="32"/>
  </w:num>
  <w:num w:numId="19" w16cid:durableId="483084482">
    <w:abstractNumId w:val="33"/>
  </w:num>
  <w:num w:numId="20" w16cid:durableId="2064214121">
    <w:abstractNumId w:val="29"/>
  </w:num>
  <w:num w:numId="21" w16cid:durableId="197935152">
    <w:abstractNumId w:val="10"/>
  </w:num>
  <w:num w:numId="22" w16cid:durableId="948271122">
    <w:abstractNumId w:val="3"/>
  </w:num>
  <w:num w:numId="23" w16cid:durableId="2109885811">
    <w:abstractNumId w:val="13"/>
  </w:num>
  <w:num w:numId="24" w16cid:durableId="1240477290">
    <w:abstractNumId w:val="4"/>
  </w:num>
  <w:num w:numId="25" w16cid:durableId="957488546">
    <w:abstractNumId w:val="9"/>
  </w:num>
  <w:num w:numId="26" w16cid:durableId="17858009">
    <w:abstractNumId w:val="1"/>
  </w:num>
  <w:num w:numId="27" w16cid:durableId="585111036">
    <w:abstractNumId w:val="19"/>
  </w:num>
  <w:num w:numId="28" w16cid:durableId="956370328">
    <w:abstractNumId w:val="7"/>
  </w:num>
  <w:num w:numId="29" w16cid:durableId="874736838">
    <w:abstractNumId w:val="20"/>
  </w:num>
  <w:num w:numId="30" w16cid:durableId="1034384417">
    <w:abstractNumId w:val="22"/>
  </w:num>
  <w:num w:numId="31" w16cid:durableId="977496912">
    <w:abstractNumId w:val="12"/>
  </w:num>
  <w:num w:numId="32" w16cid:durableId="1165432411">
    <w:abstractNumId w:val="23"/>
  </w:num>
  <w:num w:numId="33" w16cid:durableId="1797523403">
    <w:abstractNumId w:val="5"/>
  </w:num>
  <w:num w:numId="34" w16cid:durableId="1236236393">
    <w:abstractNumId w:val="36"/>
  </w:num>
  <w:num w:numId="35" w16cid:durableId="1802963188">
    <w:abstractNumId w:val="6"/>
  </w:num>
  <w:num w:numId="36" w16cid:durableId="1715346244">
    <w:abstractNumId w:val="24"/>
  </w:num>
  <w:num w:numId="37" w16cid:durableId="1758557990">
    <w:abstractNumId w:val="27"/>
  </w:num>
  <w:num w:numId="38" w16cid:durableId="136774498">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uja, Hanish">
    <w15:presenceInfo w15:providerId="AD" w15:userId="S::hanish.ahuja@capgemini.com::8e7cc6be-fe23-4b89-99a4-d28f99ce730e"/>
  </w15:person>
  <w15:person w15:author="Anne Retout">
    <w15:presenceInfo w15:providerId="AD" w15:userId="S::anne.retout@exfo.com::86d24ecd-b5cb-485f-a593-3dabf5b16db7"/>
  </w15:person>
  <w15:person w15:author="Francois Ruvoen">
    <w15:presenceInfo w15:providerId="AD" w15:userId="S::francois.ruvoen@exfo.com::efa6f3d2-198d-4173-adfd-f91706004b8d"/>
  </w15:person>
  <w15:person w15:author="Krishna Kulkarni">
    <w15:presenceInfo w15:providerId="AD" w15:userId="S::krishna.kulkarni@exfo.com::75063b36-b8cf-48e2-a2a9-988ab0f467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6"/>
    <w:rsid w:val="000003B1"/>
    <w:rsid w:val="00001173"/>
    <w:rsid w:val="00001C91"/>
    <w:rsid w:val="000074AD"/>
    <w:rsid w:val="00007E26"/>
    <w:rsid w:val="00013492"/>
    <w:rsid w:val="0001462B"/>
    <w:rsid w:val="00014FBB"/>
    <w:rsid w:val="00016DD6"/>
    <w:rsid w:val="0002140D"/>
    <w:rsid w:val="00021A30"/>
    <w:rsid w:val="000246E3"/>
    <w:rsid w:val="00027AFF"/>
    <w:rsid w:val="00027E23"/>
    <w:rsid w:val="00031525"/>
    <w:rsid w:val="00033D84"/>
    <w:rsid w:val="00036A0D"/>
    <w:rsid w:val="00037CBA"/>
    <w:rsid w:val="0004041A"/>
    <w:rsid w:val="00044D93"/>
    <w:rsid w:val="00047AE4"/>
    <w:rsid w:val="0005049B"/>
    <w:rsid w:val="00050F1E"/>
    <w:rsid w:val="00055EC7"/>
    <w:rsid w:val="00062F42"/>
    <w:rsid w:val="00063126"/>
    <w:rsid w:val="0007033D"/>
    <w:rsid w:val="0007258A"/>
    <w:rsid w:val="0007411E"/>
    <w:rsid w:val="000746AD"/>
    <w:rsid w:val="000754BA"/>
    <w:rsid w:val="0007773E"/>
    <w:rsid w:val="00086B4F"/>
    <w:rsid w:val="00086C92"/>
    <w:rsid w:val="000872C3"/>
    <w:rsid w:val="00087719"/>
    <w:rsid w:val="00090B99"/>
    <w:rsid w:val="000919B5"/>
    <w:rsid w:val="00091C7F"/>
    <w:rsid w:val="0009220E"/>
    <w:rsid w:val="00092A42"/>
    <w:rsid w:val="00093260"/>
    <w:rsid w:val="00093BDF"/>
    <w:rsid w:val="00094EB1"/>
    <w:rsid w:val="000951B9"/>
    <w:rsid w:val="00095278"/>
    <w:rsid w:val="000A1311"/>
    <w:rsid w:val="000A1820"/>
    <w:rsid w:val="000A74CF"/>
    <w:rsid w:val="000B0C3F"/>
    <w:rsid w:val="000B1A44"/>
    <w:rsid w:val="000C1DD3"/>
    <w:rsid w:val="000C3588"/>
    <w:rsid w:val="000C4344"/>
    <w:rsid w:val="000C54DE"/>
    <w:rsid w:val="000C770D"/>
    <w:rsid w:val="000D0886"/>
    <w:rsid w:val="000D1F05"/>
    <w:rsid w:val="000D1FD0"/>
    <w:rsid w:val="000E15E1"/>
    <w:rsid w:val="000E20D7"/>
    <w:rsid w:val="000E3271"/>
    <w:rsid w:val="000E4B26"/>
    <w:rsid w:val="000E6F40"/>
    <w:rsid w:val="000F0355"/>
    <w:rsid w:val="000F2670"/>
    <w:rsid w:val="000F46BE"/>
    <w:rsid w:val="000F69C4"/>
    <w:rsid w:val="000F6EE1"/>
    <w:rsid w:val="001055C1"/>
    <w:rsid w:val="001065C1"/>
    <w:rsid w:val="0011027F"/>
    <w:rsid w:val="00111FE0"/>
    <w:rsid w:val="00115BBD"/>
    <w:rsid w:val="00116FAE"/>
    <w:rsid w:val="0011782D"/>
    <w:rsid w:val="0012077C"/>
    <w:rsid w:val="001243B7"/>
    <w:rsid w:val="0012462E"/>
    <w:rsid w:val="00125C95"/>
    <w:rsid w:val="00130607"/>
    <w:rsid w:val="001354BF"/>
    <w:rsid w:val="001412AD"/>
    <w:rsid w:val="00143E24"/>
    <w:rsid w:val="00146D33"/>
    <w:rsid w:val="001501AD"/>
    <w:rsid w:val="00152B6B"/>
    <w:rsid w:val="001562B8"/>
    <w:rsid w:val="00157E70"/>
    <w:rsid w:val="00160F83"/>
    <w:rsid w:val="00161BA9"/>
    <w:rsid w:val="0016206C"/>
    <w:rsid w:val="00165C1C"/>
    <w:rsid w:val="0016722B"/>
    <w:rsid w:val="001718FB"/>
    <w:rsid w:val="001733C8"/>
    <w:rsid w:val="00173C14"/>
    <w:rsid w:val="001769AC"/>
    <w:rsid w:val="00182909"/>
    <w:rsid w:val="0018338C"/>
    <w:rsid w:val="00184012"/>
    <w:rsid w:val="00187687"/>
    <w:rsid w:val="00187CEC"/>
    <w:rsid w:val="00190D71"/>
    <w:rsid w:val="0019225B"/>
    <w:rsid w:val="00194E06"/>
    <w:rsid w:val="00195560"/>
    <w:rsid w:val="00196334"/>
    <w:rsid w:val="0019778A"/>
    <w:rsid w:val="00197CA8"/>
    <w:rsid w:val="001A0B43"/>
    <w:rsid w:val="001A2408"/>
    <w:rsid w:val="001A242F"/>
    <w:rsid w:val="001A3304"/>
    <w:rsid w:val="001A381A"/>
    <w:rsid w:val="001A5FEE"/>
    <w:rsid w:val="001A740E"/>
    <w:rsid w:val="001B1235"/>
    <w:rsid w:val="001B1A23"/>
    <w:rsid w:val="001B2647"/>
    <w:rsid w:val="001C19A9"/>
    <w:rsid w:val="001C209A"/>
    <w:rsid w:val="001C235C"/>
    <w:rsid w:val="001C3307"/>
    <w:rsid w:val="001C43DB"/>
    <w:rsid w:val="001D1490"/>
    <w:rsid w:val="001D650E"/>
    <w:rsid w:val="001E0382"/>
    <w:rsid w:val="001E16F2"/>
    <w:rsid w:val="001E2973"/>
    <w:rsid w:val="001F0BDB"/>
    <w:rsid w:val="001F3141"/>
    <w:rsid w:val="001F5234"/>
    <w:rsid w:val="001F6809"/>
    <w:rsid w:val="001F6A03"/>
    <w:rsid w:val="00204930"/>
    <w:rsid w:val="00205413"/>
    <w:rsid w:val="00205D88"/>
    <w:rsid w:val="00207E6B"/>
    <w:rsid w:val="00215728"/>
    <w:rsid w:val="00216A63"/>
    <w:rsid w:val="002200E1"/>
    <w:rsid w:val="0022189E"/>
    <w:rsid w:val="00221D32"/>
    <w:rsid w:val="00224AF2"/>
    <w:rsid w:val="00226573"/>
    <w:rsid w:val="00226698"/>
    <w:rsid w:val="00230BB9"/>
    <w:rsid w:val="00236BB7"/>
    <w:rsid w:val="002401FE"/>
    <w:rsid w:val="0024191B"/>
    <w:rsid w:val="00243B52"/>
    <w:rsid w:val="0024559D"/>
    <w:rsid w:val="00250D34"/>
    <w:rsid w:val="0025210F"/>
    <w:rsid w:val="00253D1A"/>
    <w:rsid w:val="00255DA4"/>
    <w:rsid w:val="00256036"/>
    <w:rsid w:val="002576BF"/>
    <w:rsid w:val="00264677"/>
    <w:rsid w:val="00264A86"/>
    <w:rsid w:val="00266072"/>
    <w:rsid w:val="00266D0B"/>
    <w:rsid w:val="0026754A"/>
    <w:rsid w:val="00271B78"/>
    <w:rsid w:val="00273B70"/>
    <w:rsid w:val="00275C7E"/>
    <w:rsid w:val="00281BD7"/>
    <w:rsid w:val="00283D67"/>
    <w:rsid w:val="00285DEE"/>
    <w:rsid w:val="00286539"/>
    <w:rsid w:val="00287F63"/>
    <w:rsid w:val="00290770"/>
    <w:rsid w:val="00292169"/>
    <w:rsid w:val="002963DB"/>
    <w:rsid w:val="00296868"/>
    <w:rsid w:val="002A1E53"/>
    <w:rsid w:val="002A385C"/>
    <w:rsid w:val="002A3903"/>
    <w:rsid w:val="002A6F8A"/>
    <w:rsid w:val="002B142C"/>
    <w:rsid w:val="002B2805"/>
    <w:rsid w:val="002B2EE0"/>
    <w:rsid w:val="002B5F51"/>
    <w:rsid w:val="002C0B8F"/>
    <w:rsid w:val="002C0DFA"/>
    <w:rsid w:val="002C2641"/>
    <w:rsid w:val="002C2BC0"/>
    <w:rsid w:val="002C5D7C"/>
    <w:rsid w:val="002C6B90"/>
    <w:rsid w:val="002D2FD1"/>
    <w:rsid w:val="002D7D22"/>
    <w:rsid w:val="002E167B"/>
    <w:rsid w:val="002E1FD7"/>
    <w:rsid w:val="002F0EF9"/>
    <w:rsid w:val="002F1ADD"/>
    <w:rsid w:val="002F2C41"/>
    <w:rsid w:val="002F33E5"/>
    <w:rsid w:val="002F61DE"/>
    <w:rsid w:val="00306356"/>
    <w:rsid w:val="0030751F"/>
    <w:rsid w:val="00307CDE"/>
    <w:rsid w:val="0031049C"/>
    <w:rsid w:val="0031349C"/>
    <w:rsid w:val="0031455C"/>
    <w:rsid w:val="00314E45"/>
    <w:rsid w:val="003151E3"/>
    <w:rsid w:val="00316899"/>
    <w:rsid w:val="003179E7"/>
    <w:rsid w:val="00317AA1"/>
    <w:rsid w:val="00321554"/>
    <w:rsid w:val="00321A6B"/>
    <w:rsid w:val="00322753"/>
    <w:rsid w:val="003272F5"/>
    <w:rsid w:val="00327691"/>
    <w:rsid w:val="00330858"/>
    <w:rsid w:val="00331706"/>
    <w:rsid w:val="00332346"/>
    <w:rsid w:val="00332AB6"/>
    <w:rsid w:val="0033400E"/>
    <w:rsid w:val="003354EC"/>
    <w:rsid w:val="00335B71"/>
    <w:rsid w:val="00335BD5"/>
    <w:rsid w:val="00342EB8"/>
    <w:rsid w:val="00345791"/>
    <w:rsid w:val="0035115E"/>
    <w:rsid w:val="00352C6B"/>
    <w:rsid w:val="003541FF"/>
    <w:rsid w:val="00356394"/>
    <w:rsid w:val="00357F1E"/>
    <w:rsid w:val="00361261"/>
    <w:rsid w:val="00362A1C"/>
    <w:rsid w:val="0036435A"/>
    <w:rsid w:val="00364D50"/>
    <w:rsid w:val="00365954"/>
    <w:rsid w:val="00365CAC"/>
    <w:rsid w:val="003721E5"/>
    <w:rsid w:val="00372629"/>
    <w:rsid w:val="003728D7"/>
    <w:rsid w:val="00373A99"/>
    <w:rsid w:val="00373B4B"/>
    <w:rsid w:val="00376B81"/>
    <w:rsid w:val="003770EB"/>
    <w:rsid w:val="00380ECF"/>
    <w:rsid w:val="0038190C"/>
    <w:rsid w:val="003832BE"/>
    <w:rsid w:val="003916C5"/>
    <w:rsid w:val="00391E91"/>
    <w:rsid w:val="00392608"/>
    <w:rsid w:val="00392A5A"/>
    <w:rsid w:val="00395272"/>
    <w:rsid w:val="00396AD9"/>
    <w:rsid w:val="00396BA8"/>
    <w:rsid w:val="00397189"/>
    <w:rsid w:val="00397936"/>
    <w:rsid w:val="003A03A0"/>
    <w:rsid w:val="003A11B6"/>
    <w:rsid w:val="003A1BEC"/>
    <w:rsid w:val="003A2A3B"/>
    <w:rsid w:val="003A3236"/>
    <w:rsid w:val="003A38ED"/>
    <w:rsid w:val="003A3D85"/>
    <w:rsid w:val="003A4B13"/>
    <w:rsid w:val="003A5036"/>
    <w:rsid w:val="003B049D"/>
    <w:rsid w:val="003B0BFE"/>
    <w:rsid w:val="003B1AE6"/>
    <w:rsid w:val="003B3CA2"/>
    <w:rsid w:val="003B4D12"/>
    <w:rsid w:val="003B5146"/>
    <w:rsid w:val="003B576E"/>
    <w:rsid w:val="003B6015"/>
    <w:rsid w:val="003C1C92"/>
    <w:rsid w:val="003D3120"/>
    <w:rsid w:val="003D48E0"/>
    <w:rsid w:val="003D48E7"/>
    <w:rsid w:val="003D6D73"/>
    <w:rsid w:val="003D7F89"/>
    <w:rsid w:val="003E2E64"/>
    <w:rsid w:val="003E2E7C"/>
    <w:rsid w:val="003E3230"/>
    <w:rsid w:val="003E78F5"/>
    <w:rsid w:val="003F399E"/>
    <w:rsid w:val="003F578C"/>
    <w:rsid w:val="003F7099"/>
    <w:rsid w:val="004029B7"/>
    <w:rsid w:val="004029E1"/>
    <w:rsid w:val="0040332A"/>
    <w:rsid w:val="004053C7"/>
    <w:rsid w:val="00405BCC"/>
    <w:rsid w:val="004067CA"/>
    <w:rsid w:val="00406C16"/>
    <w:rsid w:val="0040725D"/>
    <w:rsid w:val="00413AC4"/>
    <w:rsid w:val="004158E7"/>
    <w:rsid w:val="0041706E"/>
    <w:rsid w:val="00427C2C"/>
    <w:rsid w:val="00435640"/>
    <w:rsid w:val="0043581C"/>
    <w:rsid w:val="004363E9"/>
    <w:rsid w:val="004366B1"/>
    <w:rsid w:val="0043692D"/>
    <w:rsid w:val="004405F0"/>
    <w:rsid w:val="00443AEB"/>
    <w:rsid w:val="00444421"/>
    <w:rsid w:val="00444C3A"/>
    <w:rsid w:val="00446025"/>
    <w:rsid w:val="00447A40"/>
    <w:rsid w:val="00451A5C"/>
    <w:rsid w:val="00455A10"/>
    <w:rsid w:val="00455EDF"/>
    <w:rsid w:val="004578E7"/>
    <w:rsid w:val="004612E1"/>
    <w:rsid w:val="004644D0"/>
    <w:rsid w:val="00465AF5"/>
    <w:rsid w:val="0046659B"/>
    <w:rsid w:val="00471B65"/>
    <w:rsid w:val="00471F77"/>
    <w:rsid w:val="00475371"/>
    <w:rsid w:val="0047634C"/>
    <w:rsid w:val="0047735A"/>
    <w:rsid w:val="00483A87"/>
    <w:rsid w:val="0048764E"/>
    <w:rsid w:val="004919E5"/>
    <w:rsid w:val="00496A4E"/>
    <w:rsid w:val="004A2280"/>
    <w:rsid w:val="004A3EB6"/>
    <w:rsid w:val="004A5E82"/>
    <w:rsid w:val="004A6E62"/>
    <w:rsid w:val="004A6E88"/>
    <w:rsid w:val="004A7962"/>
    <w:rsid w:val="004B1A41"/>
    <w:rsid w:val="004B4AE3"/>
    <w:rsid w:val="004B5499"/>
    <w:rsid w:val="004B54DA"/>
    <w:rsid w:val="004B6E15"/>
    <w:rsid w:val="004C4C7D"/>
    <w:rsid w:val="004D02CD"/>
    <w:rsid w:val="004D5745"/>
    <w:rsid w:val="004D5A20"/>
    <w:rsid w:val="004D732B"/>
    <w:rsid w:val="004D7DDD"/>
    <w:rsid w:val="004E3901"/>
    <w:rsid w:val="004E3E74"/>
    <w:rsid w:val="004E6112"/>
    <w:rsid w:val="004E6376"/>
    <w:rsid w:val="004E659B"/>
    <w:rsid w:val="004E7452"/>
    <w:rsid w:val="004E7E7F"/>
    <w:rsid w:val="004F0D19"/>
    <w:rsid w:val="004F2C53"/>
    <w:rsid w:val="004F3D24"/>
    <w:rsid w:val="004F4954"/>
    <w:rsid w:val="005036A0"/>
    <w:rsid w:val="00504134"/>
    <w:rsid w:val="00506243"/>
    <w:rsid w:val="0050749C"/>
    <w:rsid w:val="0051183E"/>
    <w:rsid w:val="0051255C"/>
    <w:rsid w:val="00514121"/>
    <w:rsid w:val="00514E01"/>
    <w:rsid w:val="00520606"/>
    <w:rsid w:val="00521249"/>
    <w:rsid w:val="00525CC4"/>
    <w:rsid w:val="00531F5F"/>
    <w:rsid w:val="00532713"/>
    <w:rsid w:val="005348CC"/>
    <w:rsid w:val="005366A8"/>
    <w:rsid w:val="00540299"/>
    <w:rsid w:val="00540871"/>
    <w:rsid w:val="00544747"/>
    <w:rsid w:val="00547110"/>
    <w:rsid w:val="00547613"/>
    <w:rsid w:val="0055183B"/>
    <w:rsid w:val="00551D5E"/>
    <w:rsid w:val="00551FF4"/>
    <w:rsid w:val="0055561D"/>
    <w:rsid w:val="005658A3"/>
    <w:rsid w:val="00570591"/>
    <w:rsid w:val="0057336C"/>
    <w:rsid w:val="0057424C"/>
    <w:rsid w:val="00574E11"/>
    <w:rsid w:val="00574E23"/>
    <w:rsid w:val="00575294"/>
    <w:rsid w:val="00575ECC"/>
    <w:rsid w:val="0057680C"/>
    <w:rsid w:val="005810FD"/>
    <w:rsid w:val="005813C7"/>
    <w:rsid w:val="005829D4"/>
    <w:rsid w:val="00583C26"/>
    <w:rsid w:val="0058524C"/>
    <w:rsid w:val="005954F1"/>
    <w:rsid w:val="00596A8A"/>
    <w:rsid w:val="005A1D58"/>
    <w:rsid w:val="005A2C9B"/>
    <w:rsid w:val="005A2DCB"/>
    <w:rsid w:val="005A43E0"/>
    <w:rsid w:val="005A54F3"/>
    <w:rsid w:val="005A5791"/>
    <w:rsid w:val="005A6855"/>
    <w:rsid w:val="005A6C09"/>
    <w:rsid w:val="005A6D09"/>
    <w:rsid w:val="005B0738"/>
    <w:rsid w:val="005B3167"/>
    <w:rsid w:val="005B35D0"/>
    <w:rsid w:val="005B40A2"/>
    <w:rsid w:val="005B70B2"/>
    <w:rsid w:val="005B78A3"/>
    <w:rsid w:val="005C0D28"/>
    <w:rsid w:val="005C1094"/>
    <w:rsid w:val="005C2F4E"/>
    <w:rsid w:val="005D1952"/>
    <w:rsid w:val="005D7C53"/>
    <w:rsid w:val="005E0042"/>
    <w:rsid w:val="005E1C3D"/>
    <w:rsid w:val="005E4280"/>
    <w:rsid w:val="005E65A9"/>
    <w:rsid w:val="005F0295"/>
    <w:rsid w:val="005F0C3E"/>
    <w:rsid w:val="005F1C82"/>
    <w:rsid w:val="005F2084"/>
    <w:rsid w:val="005F3A84"/>
    <w:rsid w:val="005F5228"/>
    <w:rsid w:val="005F578F"/>
    <w:rsid w:val="005F782A"/>
    <w:rsid w:val="005F782C"/>
    <w:rsid w:val="006016B1"/>
    <w:rsid w:val="00605C43"/>
    <w:rsid w:val="006077BC"/>
    <w:rsid w:val="00611BF2"/>
    <w:rsid w:val="00613A9E"/>
    <w:rsid w:val="0062093E"/>
    <w:rsid w:val="00625CB6"/>
    <w:rsid w:val="00634A1D"/>
    <w:rsid w:val="00640A91"/>
    <w:rsid w:val="00642CF5"/>
    <w:rsid w:val="006435C7"/>
    <w:rsid w:val="00646A92"/>
    <w:rsid w:val="006522ED"/>
    <w:rsid w:val="00653A36"/>
    <w:rsid w:val="00655170"/>
    <w:rsid w:val="006570F8"/>
    <w:rsid w:val="00657DFB"/>
    <w:rsid w:val="006609FD"/>
    <w:rsid w:val="00662459"/>
    <w:rsid w:val="006634D3"/>
    <w:rsid w:val="00664823"/>
    <w:rsid w:val="00665419"/>
    <w:rsid w:val="00671053"/>
    <w:rsid w:val="00671288"/>
    <w:rsid w:val="00672E82"/>
    <w:rsid w:val="00674706"/>
    <w:rsid w:val="0067472F"/>
    <w:rsid w:val="0067706F"/>
    <w:rsid w:val="006819A8"/>
    <w:rsid w:val="00682EB8"/>
    <w:rsid w:val="00684200"/>
    <w:rsid w:val="00684585"/>
    <w:rsid w:val="00684FFF"/>
    <w:rsid w:val="00692CCB"/>
    <w:rsid w:val="00696E8B"/>
    <w:rsid w:val="006A242B"/>
    <w:rsid w:val="006A301C"/>
    <w:rsid w:val="006A3057"/>
    <w:rsid w:val="006A4DDD"/>
    <w:rsid w:val="006B25E9"/>
    <w:rsid w:val="006B4C57"/>
    <w:rsid w:val="006B5C6A"/>
    <w:rsid w:val="006B5F38"/>
    <w:rsid w:val="006B7276"/>
    <w:rsid w:val="006B78AA"/>
    <w:rsid w:val="006C1761"/>
    <w:rsid w:val="006C348F"/>
    <w:rsid w:val="006C35BB"/>
    <w:rsid w:val="006C65BF"/>
    <w:rsid w:val="006D1D9C"/>
    <w:rsid w:val="006D21BB"/>
    <w:rsid w:val="006D5B17"/>
    <w:rsid w:val="006D72C1"/>
    <w:rsid w:val="006E667B"/>
    <w:rsid w:val="006F1BFF"/>
    <w:rsid w:val="006F34F8"/>
    <w:rsid w:val="006F6FF1"/>
    <w:rsid w:val="00702728"/>
    <w:rsid w:val="007039CA"/>
    <w:rsid w:val="00706DFC"/>
    <w:rsid w:val="00707114"/>
    <w:rsid w:val="00711807"/>
    <w:rsid w:val="007124F5"/>
    <w:rsid w:val="00712BC2"/>
    <w:rsid w:val="007143F2"/>
    <w:rsid w:val="0071448B"/>
    <w:rsid w:val="00725C7A"/>
    <w:rsid w:val="007336D0"/>
    <w:rsid w:val="00734249"/>
    <w:rsid w:val="0073566A"/>
    <w:rsid w:val="00736615"/>
    <w:rsid w:val="00740B5B"/>
    <w:rsid w:val="00744F77"/>
    <w:rsid w:val="00745F90"/>
    <w:rsid w:val="007521AD"/>
    <w:rsid w:val="007577B9"/>
    <w:rsid w:val="00763430"/>
    <w:rsid w:val="00765735"/>
    <w:rsid w:val="007667E6"/>
    <w:rsid w:val="00767D78"/>
    <w:rsid w:val="00767D96"/>
    <w:rsid w:val="00772AF0"/>
    <w:rsid w:val="00773796"/>
    <w:rsid w:val="00775E55"/>
    <w:rsid w:val="007773A6"/>
    <w:rsid w:val="00781E5F"/>
    <w:rsid w:val="00785200"/>
    <w:rsid w:val="0079228A"/>
    <w:rsid w:val="00794281"/>
    <w:rsid w:val="00795E07"/>
    <w:rsid w:val="00797F44"/>
    <w:rsid w:val="007A2681"/>
    <w:rsid w:val="007A3D6A"/>
    <w:rsid w:val="007A3DB3"/>
    <w:rsid w:val="007A4CFE"/>
    <w:rsid w:val="007A5EEC"/>
    <w:rsid w:val="007A6013"/>
    <w:rsid w:val="007A6FEE"/>
    <w:rsid w:val="007A7141"/>
    <w:rsid w:val="007B02AE"/>
    <w:rsid w:val="007B2371"/>
    <w:rsid w:val="007B38EF"/>
    <w:rsid w:val="007B573D"/>
    <w:rsid w:val="007C15B2"/>
    <w:rsid w:val="007C3553"/>
    <w:rsid w:val="007C6B68"/>
    <w:rsid w:val="007D1A5A"/>
    <w:rsid w:val="007D4D94"/>
    <w:rsid w:val="007D4EFF"/>
    <w:rsid w:val="007D54BC"/>
    <w:rsid w:val="007E03A8"/>
    <w:rsid w:val="007E66EF"/>
    <w:rsid w:val="007E7EFE"/>
    <w:rsid w:val="007F1E1D"/>
    <w:rsid w:val="007F3C88"/>
    <w:rsid w:val="007F3D3E"/>
    <w:rsid w:val="007F42AA"/>
    <w:rsid w:val="00800651"/>
    <w:rsid w:val="0080090C"/>
    <w:rsid w:val="00802D62"/>
    <w:rsid w:val="00805790"/>
    <w:rsid w:val="008122AF"/>
    <w:rsid w:val="00814F72"/>
    <w:rsid w:val="00816EE9"/>
    <w:rsid w:val="00816FDB"/>
    <w:rsid w:val="008213F7"/>
    <w:rsid w:val="0082182D"/>
    <w:rsid w:val="008229CC"/>
    <w:rsid w:val="00823746"/>
    <w:rsid w:val="0082454D"/>
    <w:rsid w:val="00824999"/>
    <w:rsid w:val="00826420"/>
    <w:rsid w:val="00827694"/>
    <w:rsid w:val="00833B2B"/>
    <w:rsid w:val="00835085"/>
    <w:rsid w:val="00835488"/>
    <w:rsid w:val="00841785"/>
    <w:rsid w:val="00842AA5"/>
    <w:rsid w:val="008463DA"/>
    <w:rsid w:val="00851D14"/>
    <w:rsid w:val="00852A12"/>
    <w:rsid w:val="00852E7B"/>
    <w:rsid w:val="00853091"/>
    <w:rsid w:val="008549D2"/>
    <w:rsid w:val="0085775F"/>
    <w:rsid w:val="00866834"/>
    <w:rsid w:val="008677DE"/>
    <w:rsid w:val="008703B9"/>
    <w:rsid w:val="00871D79"/>
    <w:rsid w:val="00875A39"/>
    <w:rsid w:val="008779FA"/>
    <w:rsid w:val="0088047D"/>
    <w:rsid w:val="008814C6"/>
    <w:rsid w:val="008820A1"/>
    <w:rsid w:val="0088703A"/>
    <w:rsid w:val="00890356"/>
    <w:rsid w:val="00890C48"/>
    <w:rsid w:val="008929A1"/>
    <w:rsid w:val="008A4DEC"/>
    <w:rsid w:val="008A52F7"/>
    <w:rsid w:val="008A5DD9"/>
    <w:rsid w:val="008B059E"/>
    <w:rsid w:val="008B2116"/>
    <w:rsid w:val="008B2425"/>
    <w:rsid w:val="008B2B65"/>
    <w:rsid w:val="008B2BC5"/>
    <w:rsid w:val="008B4AF9"/>
    <w:rsid w:val="008B6EA1"/>
    <w:rsid w:val="008C1B01"/>
    <w:rsid w:val="008C26B9"/>
    <w:rsid w:val="008C2748"/>
    <w:rsid w:val="008C3E53"/>
    <w:rsid w:val="008C4671"/>
    <w:rsid w:val="008C71A4"/>
    <w:rsid w:val="008D229E"/>
    <w:rsid w:val="008D404D"/>
    <w:rsid w:val="008D5395"/>
    <w:rsid w:val="008D5D09"/>
    <w:rsid w:val="008D5EBD"/>
    <w:rsid w:val="008D746C"/>
    <w:rsid w:val="008E0BF4"/>
    <w:rsid w:val="008E0DE1"/>
    <w:rsid w:val="008E22C7"/>
    <w:rsid w:val="008E24B0"/>
    <w:rsid w:val="008E25D9"/>
    <w:rsid w:val="008E41C3"/>
    <w:rsid w:val="008E4A83"/>
    <w:rsid w:val="008F0807"/>
    <w:rsid w:val="008F18F0"/>
    <w:rsid w:val="008F1D21"/>
    <w:rsid w:val="008F4297"/>
    <w:rsid w:val="008F48BF"/>
    <w:rsid w:val="008F4DCC"/>
    <w:rsid w:val="008F7A22"/>
    <w:rsid w:val="009011B3"/>
    <w:rsid w:val="009012CF"/>
    <w:rsid w:val="009038B8"/>
    <w:rsid w:val="00907208"/>
    <w:rsid w:val="00914638"/>
    <w:rsid w:val="00914F18"/>
    <w:rsid w:val="009171D8"/>
    <w:rsid w:val="00920763"/>
    <w:rsid w:val="00920989"/>
    <w:rsid w:val="0092206C"/>
    <w:rsid w:val="00931CF5"/>
    <w:rsid w:val="00932429"/>
    <w:rsid w:val="00933327"/>
    <w:rsid w:val="00933559"/>
    <w:rsid w:val="009335FF"/>
    <w:rsid w:val="00935BE1"/>
    <w:rsid w:val="00936172"/>
    <w:rsid w:val="0093642E"/>
    <w:rsid w:val="0094197E"/>
    <w:rsid w:val="00941F14"/>
    <w:rsid w:val="00943337"/>
    <w:rsid w:val="009441D9"/>
    <w:rsid w:val="00952CD1"/>
    <w:rsid w:val="00954C46"/>
    <w:rsid w:val="00957E7F"/>
    <w:rsid w:val="009646C8"/>
    <w:rsid w:val="00964B3A"/>
    <w:rsid w:val="00967D7B"/>
    <w:rsid w:val="0097108E"/>
    <w:rsid w:val="009720D6"/>
    <w:rsid w:val="0097220F"/>
    <w:rsid w:val="00973ADD"/>
    <w:rsid w:val="00975C2B"/>
    <w:rsid w:val="00987C4F"/>
    <w:rsid w:val="00997CAB"/>
    <w:rsid w:val="009A4784"/>
    <w:rsid w:val="009A6E8B"/>
    <w:rsid w:val="009B0A06"/>
    <w:rsid w:val="009B13D7"/>
    <w:rsid w:val="009B1D52"/>
    <w:rsid w:val="009B49A8"/>
    <w:rsid w:val="009B6233"/>
    <w:rsid w:val="009B7827"/>
    <w:rsid w:val="009C0DB6"/>
    <w:rsid w:val="009C4E95"/>
    <w:rsid w:val="009D0974"/>
    <w:rsid w:val="009D345F"/>
    <w:rsid w:val="009E06A1"/>
    <w:rsid w:val="009E2CDE"/>
    <w:rsid w:val="009E362D"/>
    <w:rsid w:val="009E4F28"/>
    <w:rsid w:val="009E71BF"/>
    <w:rsid w:val="009F297C"/>
    <w:rsid w:val="009F298E"/>
    <w:rsid w:val="009F4C91"/>
    <w:rsid w:val="009F6FBB"/>
    <w:rsid w:val="009F7BBD"/>
    <w:rsid w:val="00A00215"/>
    <w:rsid w:val="00A041C3"/>
    <w:rsid w:val="00A04457"/>
    <w:rsid w:val="00A0471E"/>
    <w:rsid w:val="00A0561B"/>
    <w:rsid w:val="00A05B26"/>
    <w:rsid w:val="00A05C55"/>
    <w:rsid w:val="00A071FD"/>
    <w:rsid w:val="00A211DE"/>
    <w:rsid w:val="00A2363B"/>
    <w:rsid w:val="00A23B18"/>
    <w:rsid w:val="00A24B40"/>
    <w:rsid w:val="00A2694C"/>
    <w:rsid w:val="00A27BA1"/>
    <w:rsid w:val="00A30337"/>
    <w:rsid w:val="00A30FB3"/>
    <w:rsid w:val="00A3325C"/>
    <w:rsid w:val="00A339E8"/>
    <w:rsid w:val="00A342BC"/>
    <w:rsid w:val="00A36060"/>
    <w:rsid w:val="00A37C98"/>
    <w:rsid w:val="00A454E5"/>
    <w:rsid w:val="00A52268"/>
    <w:rsid w:val="00A532DC"/>
    <w:rsid w:val="00A55843"/>
    <w:rsid w:val="00A60D64"/>
    <w:rsid w:val="00A6210A"/>
    <w:rsid w:val="00A62DD0"/>
    <w:rsid w:val="00A67A7B"/>
    <w:rsid w:val="00A67E7F"/>
    <w:rsid w:val="00A71022"/>
    <w:rsid w:val="00A711AE"/>
    <w:rsid w:val="00A75523"/>
    <w:rsid w:val="00A75CED"/>
    <w:rsid w:val="00A76516"/>
    <w:rsid w:val="00A76CEC"/>
    <w:rsid w:val="00A80529"/>
    <w:rsid w:val="00A83FE5"/>
    <w:rsid w:val="00A84044"/>
    <w:rsid w:val="00A84484"/>
    <w:rsid w:val="00A86189"/>
    <w:rsid w:val="00A86961"/>
    <w:rsid w:val="00A87C70"/>
    <w:rsid w:val="00A87E69"/>
    <w:rsid w:val="00A96F63"/>
    <w:rsid w:val="00AB2E7C"/>
    <w:rsid w:val="00AB33DE"/>
    <w:rsid w:val="00AB5BB0"/>
    <w:rsid w:val="00AC27D1"/>
    <w:rsid w:val="00AC281F"/>
    <w:rsid w:val="00AC511B"/>
    <w:rsid w:val="00AC7A15"/>
    <w:rsid w:val="00AD25E8"/>
    <w:rsid w:val="00AD3465"/>
    <w:rsid w:val="00AE73CA"/>
    <w:rsid w:val="00AF127C"/>
    <w:rsid w:val="00AF154A"/>
    <w:rsid w:val="00AF1649"/>
    <w:rsid w:val="00AF1848"/>
    <w:rsid w:val="00AF4D4C"/>
    <w:rsid w:val="00AF75CE"/>
    <w:rsid w:val="00B004D5"/>
    <w:rsid w:val="00B007AD"/>
    <w:rsid w:val="00B011A1"/>
    <w:rsid w:val="00B02BB7"/>
    <w:rsid w:val="00B04D6F"/>
    <w:rsid w:val="00B076B3"/>
    <w:rsid w:val="00B12C0C"/>
    <w:rsid w:val="00B14BC2"/>
    <w:rsid w:val="00B14BDA"/>
    <w:rsid w:val="00B16E40"/>
    <w:rsid w:val="00B1791F"/>
    <w:rsid w:val="00B20213"/>
    <w:rsid w:val="00B21B12"/>
    <w:rsid w:val="00B260B7"/>
    <w:rsid w:val="00B26214"/>
    <w:rsid w:val="00B301A2"/>
    <w:rsid w:val="00B42DE3"/>
    <w:rsid w:val="00B44482"/>
    <w:rsid w:val="00B44BAD"/>
    <w:rsid w:val="00B529E9"/>
    <w:rsid w:val="00B532B2"/>
    <w:rsid w:val="00B545FB"/>
    <w:rsid w:val="00B56A43"/>
    <w:rsid w:val="00B627EF"/>
    <w:rsid w:val="00B6409C"/>
    <w:rsid w:val="00B655DD"/>
    <w:rsid w:val="00B6587F"/>
    <w:rsid w:val="00B65BC0"/>
    <w:rsid w:val="00B660C2"/>
    <w:rsid w:val="00B66812"/>
    <w:rsid w:val="00B66B17"/>
    <w:rsid w:val="00B721A3"/>
    <w:rsid w:val="00B73E45"/>
    <w:rsid w:val="00B9354B"/>
    <w:rsid w:val="00B95A27"/>
    <w:rsid w:val="00B97DAE"/>
    <w:rsid w:val="00BA068A"/>
    <w:rsid w:val="00BA279D"/>
    <w:rsid w:val="00BA3217"/>
    <w:rsid w:val="00BA65B6"/>
    <w:rsid w:val="00BA6980"/>
    <w:rsid w:val="00BA6E41"/>
    <w:rsid w:val="00BB21E1"/>
    <w:rsid w:val="00BB22A6"/>
    <w:rsid w:val="00BB272C"/>
    <w:rsid w:val="00BB30E2"/>
    <w:rsid w:val="00BB345F"/>
    <w:rsid w:val="00BB4BF3"/>
    <w:rsid w:val="00BB4CB3"/>
    <w:rsid w:val="00BB5FEC"/>
    <w:rsid w:val="00BB6AEF"/>
    <w:rsid w:val="00BB6B52"/>
    <w:rsid w:val="00BC2927"/>
    <w:rsid w:val="00BC33B5"/>
    <w:rsid w:val="00BC3998"/>
    <w:rsid w:val="00BD1015"/>
    <w:rsid w:val="00BD3790"/>
    <w:rsid w:val="00BD380A"/>
    <w:rsid w:val="00BD441F"/>
    <w:rsid w:val="00BD66E7"/>
    <w:rsid w:val="00BD6DB3"/>
    <w:rsid w:val="00BD79DD"/>
    <w:rsid w:val="00BE27C6"/>
    <w:rsid w:val="00BE3120"/>
    <w:rsid w:val="00BE3EC1"/>
    <w:rsid w:val="00BF00ED"/>
    <w:rsid w:val="00BF05CA"/>
    <w:rsid w:val="00BF42F3"/>
    <w:rsid w:val="00BF77DA"/>
    <w:rsid w:val="00C03A23"/>
    <w:rsid w:val="00C03C34"/>
    <w:rsid w:val="00C14D16"/>
    <w:rsid w:val="00C153C0"/>
    <w:rsid w:val="00C15495"/>
    <w:rsid w:val="00C15745"/>
    <w:rsid w:val="00C218B9"/>
    <w:rsid w:val="00C25D86"/>
    <w:rsid w:val="00C27C30"/>
    <w:rsid w:val="00C30EFD"/>
    <w:rsid w:val="00C3DAF2"/>
    <w:rsid w:val="00C410D6"/>
    <w:rsid w:val="00C42893"/>
    <w:rsid w:val="00C55737"/>
    <w:rsid w:val="00C561AA"/>
    <w:rsid w:val="00C5627C"/>
    <w:rsid w:val="00C574F1"/>
    <w:rsid w:val="00C60E38"/>
    <w:rsid w:val="00C61C61"/>
    <w:rsid w:val="00C61DDD"/>
    <w:rsid w:val="00C64ACE"/>
    <w:rsid w:val="00C7054B"/>
    <w:rsid w:val="00C7198A"/>
    <w:rsid w:val="00C73485"/>
    <w:rsid w:val="00C74F6E"/>
    <w:rsid w:val="00C77BCC"/>
    <w:rsid w:val="00C77BE3"/>
    <w:rsid w:val="00C80303"/>
    <w:rsid w:val="00C818A9"/>
    <w:rsid w:val="00C850BE"/>
    <w:rsid w:val="00C86099"/>
    <w:rsid w:val="00C86CF2"/>
    <w:rsid w:val="00C87E27"/>
    <w:rsid w:val="00C9038E"/>
    <w:rsid w:val="00C926E4"/>
    <w:rsid w:val="00C927EB"/>
    <w:rsid w:val="00C94A88"/>
    <w:rsid w:val="00CA0363"/>
    <w:rsid w:val="00CA19F7"/>
    <w:rsid w:val="00CA1EB6"/>
    <w:rsid w:val="00CA6595"/>
    <w:rsid w:val="00CA6DCD"/>
    <w:rsid w:val="00CA7DB5"/>
    <w:rsid w:val="00CB0962"/>
    <w:rsid w:val="00CB130C"/>
    <w:rsid w:val="00CB2643"/>
    <w:rsid w:val="00CB58FF"/>
    <w:rsid w:val="00CB790A"/>
    <w:rsid w:val="00CC0238"/>
    <w:rsid w:val="00CC07D6"/>
    <w:rsid w:val="00CC0BE4"/>
    <w:rsid w:val="00CC32A5"/>
    <w:rsid w:val="00CC4590"/>
    <w:rsid w:val="00CC46A2"/>
    <w:rsid w:val="00CC6197"/>
    <w:rsid w:val="00CC7C75"/>
    <w:rsid w:val="00CD0FA1"/>
    <w:rsid w:val="00CD18AC"/>
    <w:rsid w:val="00CD3A05"/>
    <w:rsid w:val="00CD4369"/>
    <w:rsid w:val="00CD646F"/>
    <w:rsid w:val="00CE2528"/>
    <w:rsid w:val="00CE2BE0"/>
    <w:rsid w:val="00CE79AF"/>
    <w:rsid w:val="00CF07B7"/>
    <w:rsid w:val="00CF07D3"/>
    <w:rsid w:val="00CF0855"/>
    <w:rsid w:val="00CF2CB0"/>
    <w:rsid w:val="00CF36BD"/>
    <w:rsid w:val="00CF3810"/>
    <w:rsid w:val="00CF3FA2"/>
    <w:rsid w:val="00CF6E89"/>
    <w:rsid w:val="00CF70AB"/>
    <w:rsid w:val="00D00B20"/>
    <w:rsid w:val="00D0214D"/>
    <w:rsid w:val="00D03903"/>
    <w:rsid w:val="00D061B4"/>
    <w:rsid w:val="00D1146D"/>
    <w:rsid w:val="00D1264C"/>
    <w:rsid w:val="00D14B60"/>
    <w:rsid w:val="00D23ED7"/>
    <w:rsid w:val="00D24B33"/>
    <w:rsid w:val="00D33AA0"/>
    <w:rsid w:val="00D35CB2"/>
    <w:rsid w:val="00D4056B"/>
    <w:rsid w:val="00D409DC"/>
    <w:rsid w:val="00D4125A"/>
    <w:rsid w:val="00D414DC"/>
    <w:rsid w:val="00D44BAB"/>
    <w:rsid w:val="00D4545D"/>
    <w:rsid w:val="00D45909"/>
    <w:rsid w:val="00D52B52"/>
    <w:rsid w:val="00D60C4C"/>
    <w:rsid w:val="00D65558"/>
    <w:rsid w:val="00D7631C"/>
    <w:rsid w:val="00D76F4E"/>
    <w:rsid w:val="00D775FA"/>
    <w:rsid w:val="00D821C1"/>
    <w:rsid w:val="00D8560A"/>
    <w:rsid w:val="00D85A84"/>
    <w:rsid w:val="00D9103C"/>
    <w:rsid w:val="00D912B9"/>
    <w:rsid w:val="00D92090"/>
    <w:rsid w:val="00D924ED"/>
    <w:rsid w:val="00D92EA8"/>
    <w:rsid w:val="00D939FB"/>
    <w:rsid w:val="00D94D9E"/>
    <w:rsid w:val="00D96523"/>
    <w:rsid w:val="00DA3A2D"/>
    <w:rsid w:val="00DA4D2B"/>
    <w:rsid w:val="00DA5111"/>
    <w:rsid w:val="00DA55DF"/>
    <w:rsid w:val="00DB11C9"/>
    <w:rsid w:val="00DB1B2B"/>
    <w:rsid w:val="00DB48EF"/>
    <w:rsid w:val="00DC2EAF"/>
    <w:rsid w:val="00DC411B"/>
    <w:rsid w:val="00DC41F5"/>
    <w:rsid w:val="00DC48F9"/>
    <w:rsid w:val="00DD0367"/>
    <w:rsid w:val="00DD0B66"/>
    <w:rsid w:val="00DD16D5"/>
    <w:rsid w:val="00DD3D89"/>
    <w:rsid w:val="00DD4EE5"/>
    <w:rsid w:val="00DD54A4"/>
    <w:rsid w:val="00DD61B8"/>
    <w:rsid w:val="00DE1D98"/>
    <w:rsid w:val="00DE1E71"/>
    <w:rsid w:val="00DF012F"/>
    <w:rsid w:val="00DF0C39"/>
    <w:rsid w:val="00DF430E"/>
    <w:rsid w:val="00DF4F7A"/>
    <w:rsid w:val="00DF5842"/>
    <w:rsid w:val="00DF6238"/>
    <w:rsid w:val="00DF7074"/>
    <w:rsid w:val="00E047F3"/>
    <w:rsid w:val="00E065FB"/>
    <w:rsid w:val="00E10F96"/>
    <w:rsid w:val="00E127FE"/>
    <w:rsid w:val="00E21D55"/>
    <w:rsid w:val="00E228DF"/>
    <w:rsid w:val="00E231EC"/>
    <w:rsid w:val="00E24E33"/>
    <w:rsid w:val="00E2685C"/>
    <w:rsid w:val="00E27456"/>
    <w:rsid w:val="00E27A16"/>
    <w:rsid w:val="00E27DFA"/>
    <w:rsid w:val="00E308CC"/>
    <w:rsid w:val="00E30E6C"/>
    <w:rsid w:val="00E33766"/>
    <w:rsid w:val="00E35F08"/>
    <w:rsid w:val="00E35FD1"/>
    <w:rsid w:val="00E36066"/>
    <w:rsid w:val="00E36BB2"/>
    <w:rsid w:val="00E3784E"/>
    <w:rsid w:val="00E42667"/>
    <w:rsid w:val="00E42EAA"/>
    <w:rsid w:val="00E44C99"/>
    <w:rsid w:val="00E46374"/>
    <w:rsid w:val="00E4719C"/>
    <w:rsid w:val="00E51F07"/>
    <w:rsid w:val="00E52C15"/>
    <w:rsid w:val="00E54C24"/>
    <w:rsid w:val="00E60088"/>
    <w:rsid w:val="00E615EA"/>
    <w:rsid w:val="00E65E71"/>
    <w:rsid w:val="00E705FD"/>
    <w:rsid w:val="00E72FF3"/>
    <w:rsid w:val="00E74DD1"/>
    <w:rsid w:val="00E835E3"/>
    <w:rsid w:val="00E85828"/>
    <w:rsid w:val="00E85AE8"/>
    <w:rsid w:val="00E92B0A"/>
    <w:rsid w:val="00E93BE5"/>
    <w:rsid w:val="00E943A6"/>
    <w:rsid w:val="00E94746"/>
    <w:rsid w:val="00E94AFA"/>
    <w:rsid w:val="00E9504C"/>
    <w:rsid w:val="00E956EB"/>
    <w:rsid w:val="00EA0D6A"/>
    <w:rsid w:val="00EA48EC"/>
    <w:rsid w:val="00EA59A5"/>
    <w:rsid w:val="00EB0987"/>
    <w:rsid w:val="00EC0771"/>
    <w:rsid w:val="00EC08DB"/>
    <w:rsid w:val="00EC64D6"/>
    <w:rsid w:val="00EC6808"/>
    <w:rsid w:val="00ED1A37"/>
    <w:rsid w:val="00ED2473"/>
    <w:rsid w:val="00ED3659"/>
    <w:rsid w:val="00ED4EB6"/>
    <w:rsid w:val="00ED503F"/>
    <w:rsid w:val="00ED7ED0"/>
    <w:rsid w:val="00EE0AA3"/>
    <w:rsid w:val="00EE115C"/>
    <w:rsid w:val="00EE1C47"/>
    <w:rsid w:val="00EE4844"/>
    <w:rsid w:val="00EE4F86"/>
    <w:rsid w:val="00EE6A7E"/>
    <w:rsid w:val="00EF2612"/>
    <w:rsid w:val="00EF3FC0"/>
    <w:rsid w:val="00EF6FC7"/>
    <w:rsid w:val="00F00FB4"/>
    <w:rsid w:val="00F04DB7"/>
    <w:rsid w:val="00F0665D"/>
    <w:rsid w:val="00F117C1"/>
    <w:rsid w:val="00F11A0D"/>
    <w:rsid w:val="00F13B1D"/>
    <w:rsid w:val="00F14BCD"/>
    <w:rsid w:val="00F16E68"/>
    <w:rsid w:val="00F202F9"/>
    <w:rsid w:val="00F22D4B"/>
    <w:rsid w:val="00F24D8E"/>
    <w:rsid w:val="00F26E5D"/>
    <w:rsid w:val="00F30FAF"/>
    <w:rsid w:val="00F32599"/>
    <w:rsid w:val="00F328D8"/>
    <w:rsid w:val="00F37A8F"/>
    <w:rsid w:val="00F4137D"/>
    <w:rsid w:val="00F41E6A"/>
    <w:rsid w:val="00F46069"/>
    <w:rsid w:val="00F469FC"/>
    <w:rsid w:val="00F54E1C"/>
    <w:rsid w:val="00F55690"/>
    <w:rsid w:val="00F5612D"/>
    <w:rsid w:val="00F57324"/>
    <w:rsid w:val="00F62803"/>
    <w:rsid w:val="00F62B18"/>
    <w:rsid w:val="00F631DD"/>
    <w:rsid w:val="00F6411D"/>
    <w:rsid w:val="00F6768F"/>
    <w:rsid w:val="00F72461"/>
    <w:rsid w:val="00F73BC5"/>
    <w:rsid w:val="00F744E4"/>
    <w:rsid w:val="00F803C4"/>
    <w:rsid w:val="00F80E75"/>
    <w:rsid w:val="00F81146"/>
    <w:rsid w:val="00F816E3"/>
    <w:rsid w:val="00F81B5B"/>
    <w:rsid w:val="00F8231E"/>
    <w:rsid w:val="00F9065C"/>
    <w:rsid w:val="00F94B45"/>
    <w:rsid w:val="00F94C56"/>
    <w:rsid w:val="00F95088"/>
    <w:rsid w:val="00F97848"/>
    <w:rsid w:val="00FA2348"/>
    <w:rsid w:val="00FA7923"/>
    <w:rsid w:val="00FB1DA4"/>
    <w:rsid w:val="00FB3856"/>
    <w:rsid w:val="00FB4656"/>
    <w:rsid w:val="00FB74DB"/>
    <w:rsid w:val="00FC0957"/>
    <w:rsid w:val="00FC1FB3"/>
    <w:rsid w:val="00FC72B7"/>
    <w:rsid w:val="00FD02A4"/>
    <w:rsid w:val="00FD1C78"/>
    <w:rsid w:val="00FD214B"/>
    <w:rsid w:val="00FD39B0"/>
    <w:rsid w:val="00FD3EDD"/>
    <w:rsid w:val="00FD505F"/>
    <w:rsid w:val="00FE00BF"/>
    <w:rsid w:val="00FE7A38"/>
    <w:rsid w:val="00FF1E57"/>
    <w:rsid w:val="00FF49FB"/>
    <w:rsid w:val="00FF6DFB"/>
    <w:rsid w:val="013E8637"/>
    <w:rsid w:val="0143D6B5"/>
    <w:rsid w:val="01D4265D"/>
    <w:rsid w:val="01D5CEB7"/>
    <w:rsid w:val="01D7C7C1"/>
    <w:rsid w:val="02150913"/>
    <w:rsid w:val="028F9E2D"/>
    <w:rsid w:val="0297E316"/>
    <w:rsid w:val="032C159A"/>
    <w:rsid w:val="035EEE9F"/>
    <w:rsid w:val="03659C80"/>
    <w:rsid w:val="03792BE5"/>
    <w:rsid w:val="03A8B7FD"/>
    <w:rsid w:val="03D767D7"/>
    <w:rsid w:val="042B6F38"/>
    <w:rsid w:val="04CD1385"/>
    <w:rsid w:val="05757996"/>
    <w:rsid w:val="061E0844"/>
    <w:rsid w:val="063B0287"/>
    <w:rsid w:val="06738B84"/>
    <w:rsid w:val="06CD7B91"/>
    <w:rsid w:val="07091706"/>
    <w:rsid w:val="0787FDBD"/>
    <w:rsid w:val="079DC269"/>
    <w:rsid w:val="079F2AE2"/>
    <w:rsid w:val="0808614E"/>
    <w:rsid w:val="0811DB54"/>
    <w:rsid w:val="081F895B"/>
    <w:rsid w:val="0824D23E"/>
    <w:rsid w:val="083E0F58"/>
    <w:rsid w:val="093E1145"/>
    <w:rsid w:val="09A32EC0"/>
    <w:rsid w:val="0A8F7420"/>
    <w:rsid w:val="0AB0CD7A"/>
    <w:rsid w:val="0B1F60E3"/>
    <w:rsid w:val="0B2F220F"/>
    <w:rsid w:val="0B2FC72D"/>
    <w:rsid w:val="0B3565C2"/>
    <w:rsid w:val="0B5E75F3"/>
    <w:rsid w:val="0B79F378"/>
    <w:rsid w:val="0BA220EC"/>
    <w:rsid w:val="0BD02027"/>
    <w:rsid w:val="0C117185"/>
    <w:rsid w:val="0C245415"/>
    <w:rsid w:val="0C2C1479"/>
    <w:rsid w:val="0C43D81B"/>
    <w:rsid w:val="0C6DA027"/>
    <w:rsid w:val="0C71919E"/>
    <w:rsid w:val="0CB2BC26"/>
    <w:rsid w:val="0CF17D12"/>
    <w:rsid w:val="0D083164"/>
    <w:rsid w:val="0D31EEC2"/>
    <w:rsid w:val="0D5D99DC"/>
    <w:rsid w:val="0DC20A39"/>
    <w:rsid w:val="0DFC6491"/>
    <w:rsid w:val="0E042385"/>
    <w:rsid w:val="0E073680"/>
    <w:rsid w:val="0E1ABAE0"/>
    <w:rsid w:val="0E5EBC73"/>
    <w:rsid w:val="0EE30734"/>
    <w:rsid w:val="0F6DB28C"/>
    <w:rsid w:val="0FC5BBAB"/>
    <w:rsid w:val="100480C7"/>
    <w:rsid w:val="10415B25"/>
    <w:rsid w:val="11192D6F"/>
    <w:rsid w:val="11405D45"/>
    <w:rsid w:val="1169F712"/>
    <w:rsid w:val="1198F9E3"/>
    <w:rsid w:val="11F23B2E"/>
    <w:rsid w:val="12C24A6F"/>
    <w:rsid w:val="12F36559"/>
    <w:rsid w:val="130F970C"/>
    <w:rsid w:val="133BAD40"/>
    <w:rsid w:val="1348C529"/>
    <w:rsid w:val="140ECBE5"/>
    <w:rsid w:val="1417F96D"/>
    <w:rsid w:val="1448810D"/>
    <w:rsid w:val="1469E0FF"/>
    <w:rsid w:val="1487B054"/>
    <w:rsid w:val="14CB7D7C"/>
    <w:rsid w:val="14CEF0D6"/>
    <w:rsid w:val="14E5AE4F"/>
    <w:rsid w:val="150E5C5D"/>
    <w:rsid w:val="158C4AE0"/>
    <w:rsid w:val="15B135E4"/>
    <w:rsid w:val="16DF14CC"/>
    <w:rsid w:val="17027577"/>
    <w:rsid w:val="17139A32"/>
    <w:rsid w:val="17B98474"/>
    <w:rsid w:val="17FD9BEA"/>
    <w:rsid w:val="182BD00C"/>
    <w:rsid w:val="18559418"/>
    <w:rsid w:val="18598F2C"/>
    <w:rsid w:val="1877183F"/>
    <w:rsid w:val="19510B9C"/>
    <w:rsid w:val="196C0879"/>
    <w:rsid w:val="1999ABF4"/>
    <w:rsid w:val="19B8D0F6"/>
    <w:rsid w:val="1A3C1CE4"/>
    <w:rsid w:val="1A756A34"/>
    <w:rsid w:val="1A831E1F"/>
    <w:rsid w:val="1B0026E5"/>
    <w:rsid w:val="1B05362A"/>
    <w:rsid w:val="1B612479"/>
    <w:rsid w:val="1B91C766"/>
    <w:rsid w:val="1BDB99F6"/>
    <w:rsid w:val="1C196D8F"/>
    <w:rsid w:val="1C5C3C50"/>
    <w:rsid w:val="1C750054"/>
    <w:rsid w:val="1CA1CC53"/>
    <w:rsid w:val="1D0446F6"/>
    <w:rsid w:val="1D3FAFE4"/>
    <w:rsid w:val="1D544F33"/>
    <w:rsid w:val="1DD718F9"/>
    <w:rsid w:val="1E0D5A46"/>
    <w:rsid w:val="1E217D1E"/>
    <w:rsid w:val="1E4ECE25"/>
    <w:rsid w:val="1E59D723"/>
    <w:rsid w:val="1EDB38E4"/>
    <w:rsid w:val="1F437BF5"/>
    <w:rsid w:val="1F481A14"/>
    <w:rsid w:val="20461927"/>
    <w:rsid w:val="209AC125"/>
    <w:rsid w:val="20A7084A"/>
    <w:rsid w:val="211F91E0"/>
    <w:rsid w:val="212CB8A5"/>
    <w:rsid w:val="2187BF66"/>
    <w:rsid w:val="2197B39A"/>
    <w:rsid w:val="21B3F29F"/>
    <w:rsid w:val="232A8033"/>
    <w:rsid w:val="23984405"/>
    <w:rsid w:val="240D12E7"/>
    <w:rsid w:val="2431FEDF"/>
    <w:rsid w:val="24355FFE"/>
    <w:rsid w:val="248F3B78"/>
    <w:rsid w:val="25025DDE"/>
    <w:rsid w:val="2512A3AD"/>
    <w:rsid w:val="2573CC19"/>
    <w:rsid w:val="2591F241"/>
    <w:rsid w:val="25E4789B"/>
    <w:rsid w:val="268E5529"/>
    <w:rsid w:val="26A27268"/>
    <w:rsid w:val="26F6E189"/>
    <w:rsid w:val="26F88EE5"/>
    <w:rsid w:val="270B9024"/>
    <w:rsid w:val="2717DE51"/>
    <w:rsid w:val="27182C19"/>
    <w:rsid w:val="27667D5C"/>
    <w:rsid w:val="2773B4FC"/>
    <w:rsid w:val="27F873BE"/>
    <w:rsid w:val="2870EDB7"/>
    <w:rsid w:val="28934813"/>
    <w:rsid w:val="294FA268"/>
    <w:rsid w:val="2959C2F6"/>
    <w:rsid w:val="2973FD9D"/>
    <w:rsid w:val="29CF0CEA"/>
    <w:rsid w:val="2A3DBDE6"/>
    <w:rsid w:val="2A3FBF69"/>
    <w:rsid w:val="2AA95B9C"/>
    <w:rsid w:val="2AD98230"/>
    <w:rsid w:val="2B8C1C4E"/>
    <w:rsid w:val="2C03708F"/>
    <w:rsid w:val="2C4646A6"/>
    <w:rsid w:val="2C6D3616"/>
    <w:rsid w:val="2CC34072"/>
    <w:rsid w:val="2CFCD004"/>
    <w:rsid w:val="2CFCFAB9"/>
    <w:rsid w:val="2D0E3A0C"/>
    <w:rsid w:val="2D36E81A"/>
    <w:rsid w:val="2E4272B7"/>
    <w:rsid w:val="2E636341"/>
    <w:rsid w:val="2E6B61DA"/>
    <w:rsid w:val="2EA02BC0"/>
    <w:rsid w:val="2EF2121E"/>
    <w:rsid w:val="2F00F447"/>
    <w:rsid w:val="2F048324"/>
    <w:rsid w:val="2F0CEF16"/>
    <w:rsid w:val="2F13ACB1"/>
    <w:rsid w:val="2F18FEEE"/>
    <w:rsid w:val="2F260022"/>
    <w:rsid w:val="2F9AA1F7"/>
    <w:rsid w:val="2F9E64D8"/>
    <w:rsid w:val="2FF04080"/>
    <w:rsid w:val="30076C0A"/>
    <w:rsid w:val="304C33C2"/>
    <w:rsid w:val="30A8BF77"/>
    <w:rsid w:val="3108AEC8"/>
    <w:rsid w:val="31145CB0"/>
    <w:rsid w:val="3136E251"/>
    <w:rsid w:val="317AADD1"/>
    <w:rsid w:val="319E707A"/>
    <w:rsid w:val="31D7DB96"/>
    <w:rsid w:val="320BAE42"/>
    <w:rsid w:val="32CAB96C"/>
    <w:rsid w:val="32E91D5B"/>
    <w:rsid w:val="33559E7B"/>
    <w:rsid w:val="339F9395"/>
    <w:rsid w:val="34047416"/>
    <w:rsid w:val="34CC9F8B"/>
    <w:rsid w:val="34CF71F3"/>
    <w:rsid w:val="3580C767"/>
    <w:rsid w:val="3668E163"/>
    <w:rsid w:val="36C5D1BF"/>
    <w:rsid w:val="36CE4BAD"/>
    <w:rsid w:val="37346B65"/>
    <w:rsid w:val="379E94DA"/>
    <w:rsid w:val="37A3D7EA"/>
    <w:rsid w:val="37AD2802"/>
    <w:rsid w:val="37F65254"/>
    <w:rsid w:val="380A7B39"/>
    <w:rsid w:val="3831409E"/>
    <w:rsid w:val="387FE9C8"/>
    <w:rsid w:val="3892BC74"/>
    <w:rsid w:val="389BD7EF"/>
    <w:rsid w:val="39438B01"/>
    <w:rsid w:val="39AEE962"/>
    <w:rsid w:val="39EA5F34"/>
    <w:rsid w:val="3A205C86"/>
    <w:rsid w:val="3A8D08E5"/>
    <w:rsid w:val="3ADB78AC"/>
    <w:rsid w:val="3AF9FDDE"/>
    <w:rsid w:val="3B042AC1"/>
    <w:rsid w:val="3B29E7F3"/>
    <w:rsid w:val="3B439183"/>
    <w:rsid w:val="3B4FB1F1"/>
    <w:rsid w:val="3B83DD48"/>
    <w:rsid w:val="3BE0FBF9"/>
    <w:rsid w:val="3C1126E1"/>
    <w:rsid w:val="3C1B4BA7"/>
    <w:rsid w:val="3CE3431A"/>
    <w:rsid w:val="3CE8A0B5"/>
    <w:rsid w:val="3D5135D6"/>
    <w:rsid w:val="3D66A869"/>
    <w:rsid w:val="3D736800"/>
    <w:rsid w:val="3DC7B07F"/>
    <w:rsid w:val="3E0E421C"/>
    <w:rsid w:val="3E1FCB00"/>
    <w:rsid w:val="3F2EF773"/>
    <w:rsid w:val="3F579846"/>
    <w:rsid w:val="4001ED69"/>
    <w:rsid w:val="40278091"/>
    <w:rsid w:val="4078BD62"/>
    <w:rsid w:val="409E3300"/>
    <w:rsid w:val="4152F351"/>
    <w:rsid w:val="419ED712"/>
    <w:rsid w:val="421E70CD"/>
    <w:rsid w:val="423815BB"/>
    <w:rsid w:val="425EC4E1"/>
    <w:rsid w:val="429959A7"/>
    <w:rsid w:val="4371A610"/>
    <w:rsid w:val="43B1F8B9"/>
    <w:rsid w:val="441A0068"/>
    <w:rsid w:val="447DEF78"/>
    <w:rsid w:val="4484DAB9"/>
    <w:rsid w:val="44DECFC2"/>
    <w:rsid w:val="44FE80C2"/>
    <w:rsid w:val="45A651C2"/>
    <w:rsid w:val="45C524A4"/>
    <w:rsid w:val="45DE1481"/>
    <w:rsid w:val="46301767"/>
    <w:rsid w:val="46636A5C"/>
    <w:rsid w:val="4671B968"/>
    <w:rsid w:val="46ABF20E"/>
    <w:rsid w:val="46F87EB7"/>
    <w:rsid w:val="472B2955"/>
    <w:rsid w:val="47859013"/>
    <w:rsid w:val="484B54D0"/>
    <w:rsid w:val="4869DD9C"/>
    <w:rsid w:val="48BF77EA"/>
    <w:rsid w:val="497377B0"/>
    <w:rsid w:val="4987FF47"/>
    <w:rsid w:val="49A28E55"/>
    <w:rsid w:val="49C346C4"/>
    <w:rsid w:val="49D98BD7"/>
    <w:rsid w:val="4A737489"/>
    <w:rsid w:val="4B0903B6"/>
    <w:rsid w:val="4B4682BF"/>
    <w:rsid w:val="4BBAD891"/>
    <w:rsid w:val="4BD5F07C"/>
    <w:rsid w:val="4C532188"/>
    <w:rsid w:val="4D1DCD6E"/>
    <w:rsid w:val="4DD43D98"/>
    <w:rsid w:val="4DDF9AB1"/>
    <w:rsid w:val="4E09FCEA"/>
    <w:rsid w:val="4E83A528"/>
    <w:rsid w:val="4EE861B9"/>
    <w:rsid w:val="4F27C902"/>
    <w:rsid w:val="4F67AC93"/>
    <w:rsid w:val="50625A5F"/>
    <w:rsid w:val="508C9AF2"/>
    <w:rsid w:val="50FC4727"/>
    <w:rsid w:val="52A917B2"/>
    <w:rsid w:val="52B30BD4"/>
    <w:rsid w:val="52C44484"/>
    <w:rsid w:val="53BE3B66"/>
    <w:rsid w:val="541F96FE"/>
    <w:rsid w:val="54306911"/>
    <w:rsid w:val="54388DC4"/>
    <w:rsid w:val="546B7E59"/>
    <w:rsid w:val="55674606"/>
    <w:rsid w:val="55A16EA0"/>
    <w:rsid w:val="55A705B0"/>
    <w:rsid w:val="55BA00B5"/>
    <w:rsid w:val="55BA537C"/>
    <w:rsid w:val="55C8E7B2"/>
    <w:rsid w:val="55CCED0C"/>
    <w:rsid w:val="55F2354B"/>
    <w:rsid w:val="562503EA"/>
    <w:rsid w:val="56DC7650"/>
    <w:rsid w:val="57B2F443"/>
    <w:rsid w:val="57B90A1F"/>
    <w:rsid w:val="57CC0B5E"/>
    <w:rsid w:val="57D1CCDA"/>
    <w:rsid w:val="57D531E4"/>
    <w:rsid w:val="5832E083"/>
    <w:rsid w:val="5A053681"/>
    <w:rsid w:val="5A3BB7BF"/>
    <w:rsid w:val="5AA4C386"/>
    <w:rsid w:val="5AB695D5"/>
    <w:rsid w:val="5AC751BC"/>
    <w:rsid w:val="5AF23F26"/>
    <w:rsid w:val="5B2F47E1"/>
    <w:rsid w:val="5B538B0E"/>
    <w:rsid w:val="5C4C638B"/>
    <w:rsid w:val="5C75510C"/>
    <w:rsid w:val="5C8DB04E"/>
    <w:rsid w:val="5CE7ED37"/>
    <w:rsid w:val="5D3C753B"/>
    <w:rsid w:val="5DF484F3"/>
    <w:rsid w:val="5E0CFF6A"/>
    <w:rsid w:val="5E247B93"/>
    <w:rsid w:val="5E5AD6D7"/>
    <w:rsid w:val="5E8152E8"/>
    <w:rsid w:val="5F03AC06"/>
    <w:rsid w:val="5F0BF9EF"/>
    <w:rsid w:val="5F350A3E"/>
    <w:rsid w:val="5F9BA5DA"/>
    <w:rsid w:val="5FAB54B4"/>
    <w:rsid w:val="5FF3DC0D"/>
    <w:rsid w:val="607448CE"/>
    <w:rsid w:val="60E5A246"/>
    <w:rsid w:val="60E74929"/>
    <w:rsid w:val="615317F3"/>
    <w:rsid w:val="6177B301"/>
    <w:rsid w:val="6199540E"/>
    <w:rsid w:val="61A6DB92"/>
    <w:rsid w:val="623D3A6E"/>
    <w:rsid w:val="626EB23D"/>
    <w:rsid w:val="6271AC3C"/>
    <w:rsid w:val="62909C1B"/>
    <w:rsid w:val="62B0E7B5"/>
    <w:rsid w:val="63472628"/>
    <w:rsid w:val="63704F35"/>
    <w:rsid w:val="64714D40"/>
    <w:rsid w:val="64855DEC"/>
    <w:rsid w:val="64D7515E"/>
    <w:rsid w:val="64E3D929"/>
    <w:rsid w:val="64F83B2E"/>
    <w:rsid w:val="6507795F"/>
    <w:rsid w:val="65097D1C"/>
    <w:rsid w:val="653B1ED1"/>
    <w:rsid w:val="65BB8B75"/>
    <w:rsid w:val="66AE3AA3"/>
    <w:rsid w:val="677C71A6"/>
    <w:rsid w:val="67D12311"/>
    <w:rsid w:val="67D52236"/>
    <w:rsid w:val="67E2E681"/>
    <w:rsid w:val="68942CF2"/>
    <w:rsid w:val="68958DB8"/>
    <w:rsid w:val="68C3E84A"/>
    <w:rsid w:val="68EA2F0B"/>
    <w:rsid w:val="6911BE36"/>
    <w:rsid w:val="69469654"/>
    <w:rsid w:val="697BAFF1"/>
    <w:rsid w:val="69DCC062"/>
    <w:rsid w:val="6A507AC3"/>
    <w:rsid w:val="6A56E9E2"/>
    <w:rsid w:val="6A5BFA3A"/>
    <w:rsid w:val="6AF839B5"/>
    <w:rsid w:val="6B3DDDE0"/>
    <w:rsid w:val="6B9068F5"/>
    <w:rsid w:val="6BFACF07"/>
    <w:rsid w:val="6C006C26"/>
    <w:rsid w:val="6C455386"/>
    <w:rsid w:val="6CD54514"/>
    <w:rsid w:val="6CECD90B"/>
    <w:rsid w:val="6D155CCB"/>
    <w:rsid w:val="6D332F28"/>
    <w:rsid w:val="6D471512"/>
    <w:rsid w:val="6DA53EF6"/>
    <w:rsid w:val="6DB18198"/>
    <w:rsid w:val="6E182F86"/>
    <w:rsid w:val="6E283C68"/>
    <w:rsid w:val="6E7CD79C"/>
    <w:rsid w:val="6E824105"/>
    <w:rsid w:val="6EA358B7"/>
    <w:rsid w:val="6ECC4C08"/>
    <w:rsid w:val="6ED07CA7"/>
    <w:rsid w:val="6F0C89F1"/>
    <w:rsid w:val="6F20C151"/>
    <w:rsid w:val="6F6CA879"/>
    <w:rsid w:val="6F8B1082"/>
    <w:rsid w:val="6FC2DA3F"/>
    <w:rsid w:val="70677D47"/>
    <w:rsid w:val="706AEB47"/>
    <w:rsid w:val="70FD2B52"/>
    <w:rsid w:val="71939847"/>
    <w:rsid w:val="720DAC14"/>
    <w:rsid w:val="72157CF4"/>
    <w:rsid w:val="72185C21"/>
    <w:rsid w:val="730902C2"/>
    <w:rsid w:val="735A9D23"/>
    <w:rsid w:val="73A04454"/>
    <w:rsid w:val="7449E13C"/>
    <w:rsid w:val="745BFC27"/>
    <w:rsid w:val="74792B8B"/>
    <w:rsid w:val="74BAC87B"/>
    <w:rsid w:val="7508109C"/>
    <w:rsid w:val="753BB027"/>
    <w:rsid w:val="75A15226"/>
    <w:rsid w:val="75CF6909"/>
    <w:rsid w:val="75E56DB9"/>
    <w:rsid w:val="7612B06F"/>
    <w:rsid w:val="7617E426"/>
    <w:rsid w:val="7664646D"/>
    <w:rsid w:val="76CA7B2C"/>
    <w:rsid w:val="76F359D1"/>
    <w:rsid w:val="7879D352"/>
    <w:rsid w:val="79DAEA47"/>
    <w:rsid w:val="79DCE380"/>
    <w:rsid w:val="79FB9D82"/>
    <w:rsid w:val="7A1DDEEE"/>
    <w:rsid w:val="7C180C11"/>
    <w:rsid w:val="7CD8E123"/>
    <w:rsid w:val="7CF8E231"/>
    <w:rsid w:val="7D518583"/>
    <w:rsid w:val="7DC972CF"/>
    <w:rsid w:val="7DEC3B8E"/>
    <w:rsid w:val="7DFE7A7D"/>
    <w:rsid w:val="7E14D1DF"/>
    <w:rsid w:val="7E711BAF"/>
    <w:rsid w:val="7F7F09AC"/>
    <w:rsid w:val="7FE6FB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C3D6"/>
  <w15:chartTrackingRefBased/>
  <w15:docId w15:val="{49F979BC-DD53-43DF-9B02-F0CC803F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36"/>
    <w:pPr>
      <w:spacing w:after="120" w:line="240" w:lineRule="auto"/>
      <w:jc w:val="both"/>
    </w:pPr>
    <w:rPr>
      <w:rFonts w:ascii="Arial" w:eastAsia="Times New Roman" w:hAnsi="Arial" w:cs="Times New Roman"/>
      <w:sz w:val="20"/>
      <w:szCs w:val="20"/>
      <w:lang w:val="en-US"/>
    </w:rPr>
  </w:style>
  <w:style w:type="paragraph" w:styleId="Heading1">
    <w:name w:val="heading 1"/>
    <w:basedOn w:val="Normal"/>
    <w:link w:val="Heading1Char"/>
    <w:qFormat/>
    <w:rsid w:val="003A5036"/>
    <w:pPr>
      <w:keepNext/>
      <w:keepLines/>
      <w:numPr>
        <w:numId w:val="1"/>
      </w:numPr>
      <w:outlineLvl w:val="0"/>
    </w:pPr>
    <w:rPr>
      <w:rFonts w:cs="Arial"/>
      <w:b/>
      <w:caps/>
      <w:kern w:val="28"/>
    </w:rPr>
  </w:style>
  <w:style w:type="paragraph" w:styleId="Heading2">
    <w:name w:val="heading 2"/>
    <w:basedOn w:val="Normal"/>
    <w:link w:val="Heading2Char"/>
    <w:uiPriority w:val="9"/>
    <w:unhideWhenUsed/>
    <w:qFormat/>
    <w:rsid w:val="003A5036"/>
    <w:pPr>
      <w:keepNext/>
      <w:numPr>
        <w:ilvl w:val="1"/>
        <w:numId w:val="1"/>
      </w:numPr>
      <w:outlineLvl w:val="1"/>
    </w:pPr>
    <w:rPr>
      <w:rFonts w:cs="Arial"/>
      <w:b/>
    </w:rPr>
  </w:style>
  <w:style w:type="paragraph" w:styleId="Heading3">
    <w:name w:val="heading 3"/>
    <w:basedOn w:val="Normal"/>
    <w:link w:val="Heading3Char"/>
    <w:semiHidden/>
    <w:unhideWhenUsed/>
    <w:qFormat/>
    <w:rsid w:val="003A5036"/>
    <w:pPr>
      <w:numPr>
        <w:ilvl w:val="2"/>
        <w:numId w:val="1"/>
      </w:numPr>
      <w:outlineLvl w:val="2"/>
    </w:pPr>
    <w:rPr>
      <w:rFonts w:cs="Arial"/>
    </w:rPr>
  </w:style>
  <w:style w:type="paragraph" w:styleId="Heading4">
    <w:name w:val="heading 4"/>
    <w:basedOn w:val="Normal"/>
    <w:link w:val="Heading4Char"/>
    <w:semiHidden/>
    <w:unhideWhenUsed/>
    <w:qFormat/>
    <w:rsid w:val="003A5036"/>
    <w:pPr>
      <w:numPr>
        <w:ilvl w:val="3"/>
        <w:numId w:val="1"/>
      </w:numPr>
      <w:outlineLvl w:val="3"/>
    </w:pPr>
    <w:rPr>
      <w:rFonts w:cs="Arial"/>
    </w:rPr>
  </w:style>
  <w:style w:type="paragraph" w:styleId="Heading5">
    <w:name w:val="heading 5"/>
    <w:basedOn w:val="Normal"/>
    <w:link w:val="Heading5Char"/>
    <w:semiHidden/>
    <w:unhideWhenUsed/>
    <w:qFormat/>
    <w:rsid w:val="003A5036"/>
    <w:pPr>
      <w:numPr>
        <w:ilvl w:val="4"/>
        <w:numId w:val="1"/>
      </w:numPr>
      <w:outlineLvl w:val="4"/>
    </w:pPr>
    <w:rPr>
      <w:rFonts w:cs="Arial"/>
      <w:szCs w:val="24"/>
    </w:rPr>
  </w:style>
  <w:style w:type="paragraph" w:styleId="Heading6">
    <w:name w:val="heading 6"/>
    <w:basedOn w:val="Normal"/>
    <w:link w:val="Heading6Char"/>
    <w:semiHidden/>
    <w:unhideWhenUsed/>
    <w:qFormat/>
    <w:rsid w:val="003A5036"/>
    <w:pPr>
      <w:numPr>
        <w:ilvl w:val="5"/>
        <w:numId w:val="1"/>
      </w:numPr>
      <w:outlineLvl w:val="5"/>
    </w:pPr>
    <w:rPr>
      <w:rFonts w:cs="Arial"/>
    </w:rPr>
  </w:style>
  <w:style w:type="paragraph" w:styleId="Heading7">
    <w:name w:val="heading 7"/>
    <w:basedOn w:val="Normal"/>
    <w:link w:val="Heading7Char"/>
    <w:semiHidden/>
    <w:unhideWhenUsed/>
    <w:qFormat/>
    <w:rsid w:val="003A5036"/>
    <w:pPr>
      <w:numPr>
        <w:ilvl w:val="6"/>
        <w:numId w:val="1"/>
      </w:numPr>
      <w:outlineLvl w:val="6"/>
    </w:pPr>
    <w:rPr>
      <w:rFonts w:cs="Arial"/>
    </w:rPr>
  </w:style>
  <w:style w:type="paragraph" w:styleId="Heading8">
    <w:name w:val="heading 8"/>
    <w:basedOn w:val="Normal"/>
    <w:link w:val="Heading8Char"/>
    <w:semiHidden/>
    <w:unhideWhenUsed/>
    <w:qFormat/>
    <w:rsid w:val="003A5036"/>
    <w:pPr>
      <w:numPr>
        <w:ilvl w:val="7"/>
        <w:numId w:val="1"/>
      </w:numPr>
      <w:outlineLvl w:val="7"/>
    </w:pPr>
    <w:rPr>
      <w:rFonts w:cs="Arial"/>
    </w:rPr>
  </w:style>
  <w:style w:type="paragraph" w:styleId="Heading9">
    <w:name w:val="heading 9"/>
    <w:basedOn w:val="Normal"/>
    <w:link w:val="Heading9Char"/>
    <w:semiHidden/>
    <w:unhideWhenUsed/>
    <w:qFormat/>
    <w:rsid w:val="003A5036"/>
    <w:pPr>
      <w:numPr>
        <w:ilvl w:val="8"/>
        <w:numId w:val="1"/>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036"/>
    <w:rPr>
      <w:rFonts w:ascii="Arial" w:eastAsia="Times New Roman" w:hAnsi="Arial" w:cs="Arial"/>
      <w:b/>
      <w:caps/>
      <w:kern w:val="28"/>
      <w:sz w:val="20"/>
      <w:szCs w:val="20"/>
      <w:lang w:val="en-US"/>
    </w:rPr>
  </w:style>
  <w:style w:type="character" w:customStyle="1" w:styleId="Heading2Char">
    <w:name w:val="Heading 2 Char"/>
    <w:basedOn w:val="DefaultParagraphFont"/>
    <w:link w:val="Heading2"/>
    <w:semiHidden/>
    <w:rsid w:val="003A5036"/>
    <w:rPr>
      <w:rFonts w:ascii="Arial" w:eastAsia="Times New Roman" w:hAnsi="Arial" w:cs="Arial"/>
      <w:b/>
      <w:sz w:val="20"/>
      <w:szCs w:val="20"/>
      <w:lang w:val="en-US"/>
    </w:rPr>
  </w:style>
  <w:style w:type="character" w:customStyle="1" w:styleId="Heading3Char">
    <w:name w:val="Heading 3 Char"/>
    <w:basedOn w:val="DefaultParagraphFont"/>
    <w:link w:val="Heading3"/>
    <w:semiHidden/>
    <w:rsid w:val="003A5036"/>
    <w:rPr>
      <w:rFonts w:ascii="Arial" w:eastAsia="Times New Roman" w:hAnsi="Arial" w:cs="Arial"/>
      <w:sz w:val="20"/>
      <w:szCs w:val="20"/>
      <w:lang w:val="en-US"/>
    </w:rPr>
  </w:style>
  <w:style w:type="character" w:customStyle="1" w:styleId="Heading4Char">
    <w:name w:val="Heading 4 Char"/>
    <w:basedOn w:val="DefaultParagraphFont"/>
    <w:link w:val="Heading4"/>
    <w:semiHidden/>
    <w:rsid w:val="003A5036"/>
    <w:rPr>
      <w:rFonts w:ascii="Arial" w:eastAsia="Times New Roman" w:hAnsi="Arial" w:cs="Arial"/>
      <w:sz w:val="20"/>
      <w:szCs w:val="20"/>
      <w:lang w:val="en-US"/>
    </w:rPr>
  </w:style>
  <w:style w:type="character" w:customStyle="1" w:styleId="Heading5Char">
    <w:name w:val="Heading 5 Char"/>
    <w:basedOn w:val="DefaultParagraphFont"/>
    <w:link w:val="Heading5"/>
    <w:semiHidden/>
    <w:rsid w:val="003A5036"/>
    <w:rPr>
      <w:rFonts w:ascii="Arial" w:eastAsia="Times New Roman" w:hAnsi="Arial" w:cs="Arial"/>
      <w:sz w:val="20"/>
      <w:szCs w:val="24"/>
      <w:lang w:val="en-US"/>
    </w:rPr>
  </w:style>
  <w:style w:type="character" w:customStyle="1" w:styleId="Heading6Char">
    <w:name w:val="Heading 6 Char"/>
    <w:basedOn w:val="DefaultParagraphFont"/>
    <w:link w:val="Heading6"/>
    <w:semiHidden/>
    <w:rsid w:val="003A5036"/>
    <w:rPr>
      <w:rFonts w:ascii="Arial" w:eastAsia="Times New Roman" w:hAnsi="Arial" w:cs="Arial"/>
      <w:sz w:val="20"/>
      <w:szCs w:val="20"/>
      <w:lang w:val="en-US"/>
    </w:rPr>
  </w:style>
  <w:style w:type="character" w:customStyle="1" w:styleId="Heading7Char">
    <w:name w:val="Heading 7 Char"/>
    <w:basedOn w:val="DefaultParagraphFont"/>
    <w:link w:val="Heading7"/>
    <w:semiHidden/>
    <w:rsid w:val="003A5036"/>
    <w:rPr>
      <w:rFonts w:ascii="Arial" w:eastAsia="Times New Roman" w:hAnsi="Arial" w:cs="Arial"/>
      <w:sz w:val="20"/>
      <w:szCs w:val="20"/>
      <w:lang w:val="en-US"/>
    </w:rPr>
  </w:style>
  <w:style w:type="character" w:customStyle="1" w:styleId="Heading8Char">
    <w:name w:val="Heading 8 Char"/>
    <w:basedOn w:val="DefaultParagraphFont"/>
    <w:link w:val="Heading8"/>
    <w:semiHidden/>
    <w:rsid w:val="003A5036"/>
    <w:rPr>
      <w:rFonts w:ascii="Arial" w:eastAsia="Times New Roman" w:hAnsi="Arial" w:cs="Arial"/>
      <w:sz w:val="20"/>
      <w:szCs w:val="20"/>
      <w:lang w:val="en-US"/>
    </w:rPr>
  </w:style>
  <w:style w:type="character" w:customStyle="1" w:styleId="Heading9Char">
    <w:name w:val="Heading 9 Char"/>
    <w:basedOn w:val="DefaultParagraphFont"/>
    <w:link w:val="Heading9"/>
    <w:semiHidden/>
    <w:rsid w:val="003A5036"/>
    <w:rPr>
      <w:rFonts w:ascii="Arial" w:eastAsia="Times New Roman" w:hAnsi="Arial" w:cs="Arial"/>
      <w:sz w:val="20"/>
      <w:szCs w:val="20"/>
      <w:lang w:val="en-US"/>
    </w:rPr>
  </w:style>
  <w:style w:type="paragraph" w:styleId="BodyText">
    <w:name w:val="Body Text"/>
    <w:basedOn w:val="Normal"/>
    <w:link w:val="BodyTextChar"/>
    <w:semiHidden/>
    <w:unhideWhenUsed/>
    <w:rsid w:val="003A5036"/>
    <w:pPr>
      <w:spacing w:after="240"/>
      <w:ind w:firstLine="720"/>
    </w:pPr>
  </w:style>
  <w:style w:type="character" w:customStyle="1" w:styleId="BodyTextChar">
    <w:name w:val="Body Text Char"/>
    <w:basedOn w:val="DefaultParagraphFont"/>
    <w:link w:val="BodyText"/>
    <w:semiHidden/>
    <w:rsid w:val="003A5036"/>
    <w:rPr>
      <w:rFonts w:ascii="Arial" w:eastAsia="Times New Roman" w:hAnsi="Arial" w:cs="Times New Roman"/>
      <w:sz w:val="20"/>
      <w:szCs w:val="20"/>
      <w:lang w:val="en-US"/>
    </w:rPr>
  </w:style>
  <w:style w:type="paragraph" w:styleId="ListParagraph">
    <w:name w:val="List Paragraph"/>
    <w:basedOn w:val="Normal"/>
    <w:uiPriority w:val="34"/>
    <w:qFormat/>
    <w:rsid w:val="003A5036"/>
    <w:pPr>
      <w:ind w:left="720"/>
      <w:contextualSpacing/>
    </w:pPr>
  </w:style>
  <w:style w:type="paragraph" w:customStyle="1" w:styleId="Legal3L1">
    <w:name w:val="Legal3_L1"/>
    <w:basedOn w:val="Normal"/>
    <w:next w:val="BodyText"/>
    <w:rsid w:val="003A5036"/>
    <w:pPr>
      <w:numPr>
        <w:numId w:val="2"/>
      </w:numPr>
      <w:spacing w:after="240"/>
      <w:jc w:val="left"/>
      <w:outlineLvl w:val="0"/>
    </w:pPr>
    <w:rPr>
      <w:rFonts w:ascii="Times New Roman" w:hAnsi="Times New Roman"/>
    </w:rPr>
  </w:style>
  <w:style w:type="paragraph" w:customStyle="1" w:styleId="Legal3L2">
    <w:name w:val="Legal3_L2"/>
    <w:basedOn w:val="Legal3L1"/>
    <w:next w:val="BodyText"/>
    <w:rsid w:val="003A5036"/>
    <w:pPr>
      <w:numPr>
        <w:ilvl w:val="1"/>
      </w:numPr>
      <w:outlineLvl w:val="1"/>
    </w:pPr>
  </w:style>
  <w:style w:type="paragraph" w:customStyle="1" w:styleId="Legal3L3">
    <w:name w:val="Legal3_L3"/>
    <w:basedOn w:val="Legal3L2"/>
    <w:next w:val="BodyText"/>
    <w:rsid w:val="003A5036"/>
    <w:pPr>
      <w:numPr>
        <w:ilvl w:val="2"/>
      </w:numPr>
      <w:outlineLvl w:val="2"/>
    </w:pPr>
  </w:style>
  <w:style w:type="paragraph" w:customStyle="1" w:styleId="Legal3L4">
    <w:name w:val="Legal3_L4"/>
    <w:basedOn w:val="Legal3L3"/>
    <w:next w:val="BodyText"/>
    <w:rsid w:val="003A5036"/>
    <w:pPr>
      <w:numPr>
        <w:ilvl w:val="3"/>
      </w:numPr>
      <w:outlineLvl w:val="3"/>
    </w:pPr>
  </w:style>
  <w:style w:type="paragraph" w:customStyle="1" w:styleId="Legal3L5">
    <w:name w:val="Legal3_L5"/>
    <w:basedOn w:val="Legal3L4"/>
    <w:next w:val="BodyText"/>
    <w:rsid w:val="003A5036"/>
    <w:pPr>
      <w:numPr>
        <w:ilvl w:val="4"/>
      </w:numPr>
      <w:outlineLvl w:val="4"/>
    </w:pPr>
  </w:style>
  <w:style w:type="paragraph" w:customStyle="1" w:styleId="Legal3L6">
    <w:name w:val="Legal3_L6"/>
    <w:basedOn w:val="Legal3L5"/>
    <w:next w:val="BodyText"/>
    <w:rsid w:val="003A5036"/>
    <w:pPr>
      <w:numPr>
        <w:ilvl w:val="5"/>
      </w:numPr>
      <w:outlineLvl w:val="5"/>
    </w:pPr>
    <w:rPr>
      <w:sz w:val="24"/>
    </w:rPr>
  </w:style>
  <w:style w:type="paragraph" w:customStyle="1" w:styleId="Legal3L7">
    <w:name w:val="Legal3_L7"/>
    <w:basedOn w:val="Legal3L6"/>
    <w:next w:val="BodyText"/>
    <w:rsid w:val="003A5036"/>
    <w:pPr>
      <w:numPr>
        <w:ilvl w:val="6"/>
      </w:numPr>
      <w:outlineLvl w:val="6"/>
    </w:pPr>
  </w:style>
  <w:style w:type="paragraph" w:customStyle="1" w:styleId="Legal3L8">
    <w:name w:val="Legal3_L8"/>
    <w:basedOn w:val="Legal3L7"/>
    <w:next w:val="BodyText"/>
    <w:rsid w:val="003A5036"/>
    <w:pPr>
      <w:numPr>
        <w:ilvl w:val="7"/>
      </w:numPr>
      <w:outlineLvl w:val="7"/>
    </w:pPr>
  </w:style>
  <w:style w:type="paragraph" w:customStyle="1" w:styleId="Legal3L9">
    <w:name w:val="Legal3_L9"/>
    <w:basedOn w:val="Legal3L8"/>
    <w:next w:val="BodyText"/>
    <w:rsid w:val="003A5036"/>
    <w:pPr>
      <w:numPr>
        <w:ilvl w:val="8"/>
      </w:numPr>
      <w:outlineLvl w:val="8"/>
    </w:pPr>
  </w:style>
  <w:style w:type="character" w:styleId="Hyperlink">
    <w:name w:val="Hyperlink"/>
    <w:basedOn w:val="DefaultParagraphFont"/>
    <w:uiPriority w:val="99"/>
    <w:unhideWhenUsed/>
    <w:rsid w:val="00C86099"/>
    <w:rPr>
      <w:color w:val="0563C1" w:themeColor="hyperlink"/>
      <w:u w:val="single"/>
    </w:rPr>
  </w:style>
  <w:style w:type="character" w:styleId="UnresolvedMention">
    <w:name w:val="Unresolved Mention"/>
    <w:basedOn w:val="DefaultParagraphFont"/>
    <w:uiPriority w:val="99"/>
    <w:semiHidden/>
    <w:unhideWhenUsed/>
    <w:rsid w:val="00C86099"/>
    <w:rPr>
      <w:color w:val="605E5C"/>
      <w:shd w:val="clear" w:color="auto" w:fill="E1DFDD"/>
    </w:rPr>
  </w:style>
  <w:style w:type="paragraph" w:customStyle="1" w:styleId="BodyText0">
    <w:name w:val="*Body Text"/>
    <w:link w:val="BodyTextChar0"/>
    <w:qFormat/>
    <w:rsid w:val="000C4344"/>
    <w:pPr>
      <w:spacing w:before="120" w:after="120" w:line="220" w:lineRule="atLeast"/>
    </w:pPr>
    <w:rPr>
      <w:rFonts w:ascii="Arial" w:eastAsia="Times New Roman" w:hAnsi="Arial" w:cs="Times New Roman"/>
      <w:color w:val="000000"/>
      <w:sz w:val="20"/>
      <w:szCs w:val="20"/>
      <w:lang w:val="en-US"/>
    </w:rPr>
  </w:style>
  <w:style w:type="character" w:customStyle="1" w:styleId="BodyTextChar0">
    <w:name w:val="*Body Text Char"/>
    <w:basedOn w:val="DefaultParagraphFont"/>
    <w:link w:val="BodyText0"/>
    <w:rsid w:val="000C4344"/>
    <w:rPr>
      <w:rFonts w:ascii="Arial" w:eastAsia="Times New Roman" w:hAnsi="Arial" w:cs="Times New Roman"/>
      <w:color w:val="000000"/>
      <w:sz w:val="20"/>
      <w:szCs w:val="20"/>
      <w:lang w:val="en-US"/>
    </w:rPr>
  </w:style>
  <w:style w:type="paragraph" w:customStyle="1" w:styleId="Tabletitle">
    <w:name w:val="Table title"/>
    <w:basedOn w:val="Normal"/>
    <w:uiPriority w:val="13"/>
    <w:qFormat/>
    <w:rsid w:val="000C4344"/>
    <w:pPr>
      <w:spacing w:before="60" w:after="60"/>
      <w:jc w:val="left"/>
    </w:pPr>
    <w:rPr>
      <w:rFonts w:eastAsia="Calibri"/>
      <w:b/>
      <w:color w:val="FFFFFF"/>
      <w:szCs w:val="22"/>
      <w:lang w:val="en-GB"/>
    </w:rPr>
  </w:style>
  <w:style w:type="character" w:styleId="CommentReference">
    <w:name w:val="annotation reference"/>
    <w:basedOn w:val="DefaultParagraphFont"/>
    <w:uiPriority w:val="99"/>
    <w:semiHidden/>
    <w:unhideWhenUsed/>
    <w:rsid w:val="00B627EF"/>
    <w:rPr>
      <w:sz w:val="16"/>
      <w:szCs w:val="16"/>
    </w:rPr>
  </w:style>
  <w:style w:type="paragraph" w:styleId="CommentText">
    <w:name w:val="annotation text"/>
    <w:basedOn w:val="Normal"/>
    <w:link w:val="CommentTextChar"/>
    <w:uiPriority w:val="99"/>
    <w:unhideWhenUsed/>
    <w:rsid w:val="00B627EF"/>
  </w:style>
  <w:style w:type="character" w:customStyle="1" w:styleId="CommentTextChar">
    <w:name w:val="Comment Text Char"/>
    <w:basedOn w:val="DefaultParagraphFont"/>
    <w:link w:val="CommentText"/>
    <w:uiPriority w:val="99"/>
    <w:rsid w:val="00B627EF"/>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627EF"/>
    <w:rPr>
      <w:b/>
      <w:bCs/>
    </w:rPr>
  </w:style>
  <w:style w:type="character" w:customStyle="1" w:styleId="CommentSubjectChar">
    <w:name w:val="Comment Subject Char"/>
    <w:basedOn w:val="CommentTextChar"/>
    <w:link w:val="CommentSubject"/>
    <w:uiPriority w:val="99"/>
    <w:semiHidden/>
    <w:rsid w:val="00B627EF"/>
    <w:rPr>
      <w:rFonts w:ascii="Arial" w:eastAsia="Times New Roman" w:hAnsi="Arial" w:cs="Times New Roman"/>
      <w:b/>
      <w:bCs/>
      <w:sz w:val="20"/>
      <w:szCs w:val="20"/>
      <w:lang w:val="en-US"/>
    </w:rPr>
  </w:style>
  <w:style w:type="paragraph" w:styleId="Revision">
    <w:name w:val="Revision"/>
    <w:hidden/>
    <w:uiPriority w:val="99"/>
    <w:semiHidden/>
    <w:rsid w:val="00F744E4"/>
    <w:pPr>
      <w:spacing w:after="0" w:line="240" w:lineRule="auto"/>
    </w:pPr>
    <w:rPr>
      <w:rFonts w:ascii="Arial" w:eastAsia="Times New Roman" w:hAnsi="Arial" w:cs="Times New Roman"/>
      <w:sz w:val="20"/>
      <w:szCs w:val="20"/>
      <w:lang w:val="en-US"/>
    </w:rPr>
  </w:style>
  <w:style w:type="character" w:customStyle="1" w:styleId="normaltextrun">
    <w:name w:val="normaltextrun"/>
    <w:basedOn w:val="DefaultParagraphFont"/>
    <w:rsid w:val="00F744E4"/>
  </w:style>
  <w:style w:type="character" w:customStyle="1" w:styleId="scxw253851547">
    <w:name w:val="scxw253851547"/>
    <w:basedOn w:val="DefaultParagraphFont"/>
    <w:rsid w:val="00F744E4"/>
  </w:style>
  <w:style w:type="character" w:customStyle="1" w:styleId="eop">
    <w:name w:val="eop"/>
    <w:basedOn w:val="DefaultParagraphFont"/>
    <w:rsid w:val="00F744E4"/>
  </w:style>
  <w:style w:type="table" w:styleId="GridTable4-Accent5">
    <w:name w:val="Grid Table 4 Accent 5"/>
    <w:basedOn w:val="TableNormal"/>
    <w:uiPriority w:val="49"/>
    <w:rsid w:val="008463D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tion">
    <w:name w:val="Mention"/>
    <w:basedOn w:val="DefaultParagraphFont"/>
    <w:uiPriority w:val="99"/>
    <w:unhideWhenUsed/>
    <w:rsid w:val="007C3553"/>
    <w:rPr>
      <w:color w:val="2B579A"/>
      <w:shd w:val="clear" w:color="auto" w:fill="E1DFDD"/>
    </w:rPr>
  </w:style>
  <w:style w:type="paragraph" w:customStyle="1" w:styleId="Default">
    <w:name w:val="Default"/>
    <w:rsid w:val="001065C1"/>
    <w:pPr>
      <w:autoSpaceDE w:val="0"/>
      <w:autoSpaceDN w:val="0"/>
      <w:adjustRightInd w:val="0"/>
      <w:spacing w:after="0" w:line="240" w:lineRule="auto"/>
    </w:pPr>
    <w:rPr>
      <w:rFonts w:ascii="Arial" w:hAnsi="Arial" w:cs="Arial"/>
      <w:color w:val="000000"/>
      <w:sz w:val="24"/>
      <w:szCs w:val="24"/>
      <w:lang w:val="fr-FR"/>
    </w:rPr>
  </w:style>
  <w:style w:type="character" w:customStyle="1" w:styleId="ui-provider">
    <w:name w:val="ui-provider"/>
    <w:basedOn w:val="DefaultParagraphFont"/>
    <w:rsid w:val="00FE00BF"/>
  </w:style>
  <w:style w:type="paragraph" w:styleId="NormalWeb">
    <w:name w:val="Normal (Web)"/>
    <w:basedOn w:val="Normal"/>
    <w:uiPriority w:val="99"/>
    <w:unhideWhenUsed/>
    <w:rsid w:val="00A96F63"/>
    <w:pPr>
      <w:spacing w:before="100" w:beforeAutospacing="1" w:after="100" w:afterAutospacing="1"/>
      <w:jc w:val="left"/>
    </w:pPr>
    <w:rPr>
      <w:rFonts w:ascii="Times New Roman" w:hAnsi="Times New Roman"/>
      <w:sz w:val="24"/>
      <w:szCs w:val="24"/>
    </w:rPr>
  </w:style>
  <w:style w:type="table" w:styleId="TableGrid">
    <w:name w:val="Table Grid"/>
    <w:basedOn w:val="TableNormal"/>
    <w:rsid w:val="004A5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B1A23"/>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104543">
      <w:bodyDiv w:val="1"/>
      <w:marLeft w:val="0"/>
      <w:marRight w:val="0"/>
      <w:marTop w:val="0"/>
      <w:marBottom w:val="0"/>
      <w:divBdr>
        <w:top w:val="none" w:sz="0" w:space="0" w:color="auto"/>
        <w:left w:val="none" w:sz="0" w:space="0" w:color="auto"/>
        <w:bottom w:val="none" w:sz="0" w:space="0" w:color="auto"/>
        <w:right w:val="none" w:sz="0" w:space="0" w:color="auto"/>
      </w:divBdr>
    </w:div>
    <w:div w:id="520974280">
      <w:bodyDiv w:val="1"/>
      <w:marLeft w:val="0"/>
      <w:marRight w:val="0"/>
      <w:marTop w:val="0"/>
      <w:marBottom w:val="0"/>
      <w:divBdr>
        <w:top w:val="none" w:sz="0" w:space="0" w:color="auto"/>
        <w:left w:val="none" w:sz="0" w:space="0" w:color="auto"/>
        <w:bottom w:val="none" w:sz="0" w:space="0" w:color="auto"/>
        <w:right w:val="none" w:sz="0" w:space="0" w:color="auto"/>
      </w:divBdr>
    </w:div>
    <w:div w:id="1074543984">
      <w:bodyDiv w:val="1"/>
      <w:marLeft w:val="0"/>
      <w:marRight w:val="0"/>
      <w:marTop w:val="0"/>
      <w:marBottom w:val="0"/>
      <w:divBdr>
        <w:top w:val="none" w:sz="0" w:space="0" w:color="auto"/>
        <w:left w:val="none" w:sz="0" w:space="0" w:color="auto"/>
        <w:bottom w:val="none" w:sz="0" w:space="0" w:color="auto"/>
        <w:right w:val="none" w:sz="0" w:space="0" w:color="auto"/>
      </w:divBdr>
    </w:div>
    <w:div w:id="1305695213">
      <w:bodyDiv w:val="1"/>
      <w:marLeft w:val="0"/>
      <w:marRight w:val="0"/>
      <w:marTop w:val="0"/>
      <w:marBottom w:val="0"/>
      <w:divBdr>
        <w:top w:val="none" w:sz="0" w:space="0" w:color="auto"/>
        <w:left w:val="none" w:sz="0" w:space="0" w:color="auto"/>
        <w:bottom w:val="none" w:sz="0" w:space="0" w:color="auto"/>
        <w:right w:val="none" w:sz="0" w:space="0" w:color="auto"/>
      </w:divBdr>
    </w:div>
    <w:div w:id="1308046760">
      <w:bodyDiv w:val="1"/>
      <w:marLeft w:val="0"/>
      <w:marRight w:val="0"/>
      <w:marTop w:val="0"/>
      <w:marBottom w:val="0"/>
      <w:divBdr>
        <w:top w:val="none" w:sz="0" w:space="0" w:color="auto"/>
        <w:left w:val="none" w:sz="0" w:space="0" w:color="auto"/>
        <w:bottom w:val="none" w:sz="0" w:space="0" w:color="auto"/>
        <w:right w:val="none" w:sz="0" w:space="0" w:color="auto"/>
      </w:divBdr>
    </w:div>
    <w:div w:id="1455053504">
      <w:bodyDiv w:val="1"/>
      <w:marLeft w:val="0"/>
      <w:marRight w:val="0"/>
      <w:marTop w:val="0"/>
      <w:marBottom w:val="0"/>
      <w:divBdr>
        <w:top w:val="none" w:sz="0" w:space="0" w:color="auto"/>
        <w:left w:val="none" w:sz="0" w:space="0" w:color="auto"/>
        <w:bottom w:val="none" w:sz="0" w:space="0" w:color="auto"/>
        <w:right w:val="none" w:sz="0" w:space="0" w:color="auto"/>
      </w:divBdr>
    </w:div>
    <w:div w:id="1806509589">
      <w:bodyDiv w:val="1"/>
      <w:marLeft w:val="0"/>
      <w:marRight w:val="0"/>
      <w:marTop w:val="0"/>
      <w:marBottom w:val="0"/>
      <w:divBdr>
        <w:top w:val="none" w:sz="0" w:space="0" w:color="auto"/>
        <w:left w:val="none" w:sz="0" w:space="0" w:color="auto"/>
        <w:bottom w:val="none" w:sz="0" w:space="0" w:color="auto"/>
        <w:right w:val="none" w:sz="0" w:space="0" w:color="auto"/>
      </w:divBdr>
    </w:div>
    <w:div w:id="1854146710">
      <w:bodyDiv w:val="1"/>
      <w:marLeft w:val="0"/>
      <w:marRight w:val="0"/>
      <w:marTop w:val="0"/>
      <w:marBottom w:val="0"/>
      <w:divBdr>
        <w:top w:val="none" w:sz="0" w:space="0" w:color="auto"/>
        <w:left w:val="none" w:sz="0" w:space="0" w:color="auto"/>
        <w:bottom w:val="none" w:sz="0" w:space="0" w:color="auto"/>
        <w:right w:val="none" w:sz="0" w:space="0" w:color="auto"/>
      </w:divBdr>
      <w:divsChild>
        <w:div w:id="387386924">
          <w:marLeft w:val="720"/>
          <w:marRight w:val="0"/>
          <w:marTop w:val="120"/>
          <w:marBottom w:val="40"/>
          <w:divBdr>
            <w:top w:val="none" w:sz="0" w:space="0" w:color="auto"/>
            <w:left w:val="none" w:sz="0" w:space="0" w:color="auto"/>
            <w:bottom w:val="none" w:sz="0" w:space="0" w:color="auto"/>
            <w:right w:val="none" w:sz="0" w:space="0" w:color="auto"/>
          </w:divBdr>
        </w:div>
        <w:div w:id="1667367295">
          <w:marLeft w:val="720"/>
          <w:marRight w:val="0"/>
          <w:marTop w:val="120"/>
          <w:marBottom w:val="40"/>
          <w:divBdr>
            <w:top w:val="none" w:sz="0" w:space="0" w:color="auto"/>
            <w:left w:val="none" w:sz="0" w:space="0" w:color="auto"/>
            <w:bottom w:val="none" w:sz="0" w:space="0" w:color="auto"/>
            <w:right w:val="none" w:sz="0" w:space="0" w:color="auto"/>
          </w:divBdr>
        </w:div>
      </w:divsChild>
    </w:div>
    <w:div w:id="1994144041">
      <w:bodyDiv w:val="1"/>
      <w:marLeft w:val="0"/>
      <w:marRight w:val="0"/>
      <w:marTop w:val="0"/>
      <w:marBottom w:val="0"/>
      <w:divBdr>
        <w:top w:val="none" w:sz="0" w:space="0" w:color="auto"/>
        <w:left w:val="none" w:sz="0" w:space="0" w:color="auto"/>
        <w:bottom w:val="none" w:sz="0" w:space="0" w:color="auto"/>
        <w:right w:val="none" w:sz="0" w:space="0" w:color="auto"/>
      </w:divBdr>
    </w:div>
    <w:div w:id="2086292162">
      <w:bodyDiv w:val="1"/>
      <w:marLeft w:val="0"/>
      <w:marRight w:val="0"/>
      <w:marTop w:val="0"/>
      <w:marBottom w:val="0"/>
      <w:divBdr>
        <w:top w:val="none" w:sz="0" w:space="0" w:color="auto"/>
        <w:left w:val="none" w:sz="0" w:space="0" w:color="auto"/>
        <w:bottom w:val="none" w:sz="0" w:space="0" w:color="auto"/>
        <w:right w:val="none" w:sz="0" w:space="0" w:color="auto"/>
      </w:divBdr>
    </w:div>
    <w:div w:id="209840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oleObject1.bin"/><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3.em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00D6AA820E694898EA6784336B2069" ma:contentTypeVersion="12" ma:contentTypeDescription="Create a new document." ma:contentTypeScope="" ma:versionID="7092fd2e24e903c678ec6231c1f62dfb">
  <xsd:schema xmlns:xsd="http://www.w3.org/2001/XMLSchema" xmlns:xs="http://www.w3.org/2001/XMLSchema" xmlns:p="http://schemas.microsoft.com/office/2006/metadata/properties" xmlns:ns2="71054e00-7792-4b01-a7bc-b06e28420799" xmlns:ns3="ec0276cb-d4cb-47a8-a285-699a22305a00" targetNamespace="http://schemas.microsoft.com/office/2006/metadata/properties" ma:root="true" ma:fieldsID="6d12305e540f4aa0c63da5dac8cd4d69" ns2:_="" ns3:_="">
    <xsd:import namespace="71054e00-7792-4b01-a7bc-b06e28420799"/>
    <xsd:import namespace="ec0276cb-d4cb-47a8-a285-699a22305a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054e00-7792-4b01-a7bc-b06e28420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0276cb-d4cb-47a8-a285-699a22305a0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70DF1-01AD-4329-8D8E-2FFB4118A7E6}">
  <ds:schemaRefs>
    <ds:schemaRef ds:uri="http://schemas.microsoft.com/sharepoint/v3/contenttype/forms"/>
  </ds:schemaRefs>
</ds:datastoreItem>
</file>

<file path=customXml/itemProps2.xml><?xml version="1.0" encoding="utf-8"?>
<ds:datastoreItem xmlns:ds="http://schemas.openxmlformats.org/officeDocument/2006/customXml" ds:itemID="{C4739B84-43D6-47ED-9850-E4BA58CCE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054e00-7792-4b01-a7bc-b06e28420799"/>
    <ds:schemaRef ds:uri="ec0276cb-d4cb-47a8-a285-699a22305a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7B667A-0477-47EC-9F0B-4D174033F197}">
  <ds:schemaRefs>
    <ds:schemaRef ds:uri="http://schemas.openxmlformats.org/officeDocument/2006/bibliography"/>
  </ds:schemaRefs>
</ds:datastoreItem>
</file>

<file path=docMetadata/LabelInfo.xml><?xml version="1.0" encoding="utf-8"?>
<clbl:labelList xmlns:clbl="http://schemas.microsoft.com/office/2020/mipLabelMetadata">
  <clbl:label id="{1c75be0f-2569-4bcc-95f7-3ad9d904f42a}" enabled="0" method="" siteId="{1c75be0f-2569-4bcc-95f7-3ad9d904f42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Retout</dc:creator>
  <cp:keywords/>
  <dc:description/>
  <cp:lastModifiedBy>Gari Navyasree, Nese Venkataiah</cp:lastModifiedBy>
  <cp:revision>2</cp:revision>
  <cp:lastPrinted>2025-08-08T11:05:00Z</cp:lastPrinted>
  <dcterms:created xsi:type="dcterms:W3CDTF">2025-08-08T11:05:00Z</dcterms:created>
  <dcterms:modified xsi:type="dcterms:W3CDTF">2025-08-08T11:05:00Z</dcterms:modified>
</cp:coreProperties>
</file>