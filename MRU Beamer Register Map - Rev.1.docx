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84AB1" w14:textId="5415AF91" w:rsidR="00464903" w:rsidRDefault="00464903" w:rsidP="00464903">
      <w:pPr>
        <w:pStyle w:val="a6"/>
        <w:rPr>
          <w:lang w:val="en-US"/>
        </w:rPr>
      </w:pPr>
      <w:r>
        <w:rPr>
          <w:lang w:val="en-US"/>
        </w:rPr>
        <w:t xml:space="preserve">MRU Beamer Register </w:t>
      </w:r>
      <w:r w:rsidR="005B5FE6">
        <w:rPr>
          <w:lang w:val="en-US"/>
        </w:rPr>
        <w:t>Map</w:t>
      </w:r>
      <w:r w:rsidR="005B5FE6" w:rsidRPr="005B5FE6">
        <w:rPr>
          <w:lang w:val="en-US"/>
        </w:rPr>
        <w:t xml:space="preserve"> </w:t>
      </w:r>
      <w:r w:rsidR="005B5FE6">
        <w:rPr>
          <w:lang w:val="en-US"/>
        </w:rPr>
        <w:t xml:space="preserve"> </w:t>
      </w:r>
      <w:r w:rsidR="005B5FE6" w:rsidRPr="005B5FE6">
        <w:rPr>
          <w:lang w:val="en-US"/>
        </w:rPr>
        <w:t>-</w:t>
      </w:r>
      <w:r w:rsidR="00E41C50">
        <w:rPr>
          <w:lang w:val="en-US"/>
        </w:rPr>
        <w:t xml:space="preserve"> </w:t>
      </w:r>
      <w:r w:rsidR="00593A77">
        <w:rPr>
          <w:lang w:val="en-US"/>
        </w:rPr>
        <w:t>BEAM</w:t>
      </w:r>
      <w:r w:rsidR="00E41C50">
        <w:rPr>
          <w:lang w:val="en-US"/>
        </w:rPr>
        <w:t>v0.</w:t>
      </w:r>
      <w:r w:rsidR="008569D4">
        <w:rPr>
          <w:lang w:val="en-US"/>
        </w:rPr>
        <w:t>5</w:t>
      </w:r>
      <w:r w:rsidR="00E41C50">
        <w:rPr>
          <w:lang w:val="en-US"/>
        </w:rPr>
        <w:t>.0</w:t>
      </w:r>
    </w:p>
    <w:p w14:paraId="28CA8AD8" w14:textId="77777777" w:rsidR="00464903" w:rsidRPr="00E41C50" w:rsidRDefault="00464903" w:rsidP="00464903">
      <w:pPr>
        <w:rPr>
          <w:lang w:val="en-US"/>
        </w:rPr>
      </w:pPr>
    </w:p>
    <w:tbl>
      <w:tblPr>
        <w:tblStyle w:val="a3"/>
        <w:tblW w:w="10034" w:type="dxa"/>
        <w:tblLook w:val="04A0" w:firstRow="1" w:lastRow="0" w:firstColumn="1" w:lastColumn="0" w:noHBand="0" w:noVBand="1"/>
      </w:tblPr>
      <w:tblGrid>
        <w:gridCol w:w="950"/>
        <w:gridCol w:w="864"/>
        <w:gridCol w:w="693"/>
        <w:gridCol w:w="3737"/>
        <w:gridCol w:w="656"/>
        <w:gridCol w:w="2392"/>
        <w:gridCol w:w="742"/>
      </w:tblGrid>
      <w:tr w:rsidR="00ED0FFE" w14:paraId="79F07FFC" w14:textId="77777777" w:rsidTr="008E7A4B">
        <w:tc>
          <w:tcPr>
            <w:tcW w:w="950" w:type="dxa"/>
            <w:tcBorders>
              <w:bottom w:val="single" w:sz="12" w:space="0" w:color="auto"/>
            </w:tcBorders>
            <w:vAlign w:val="center"/>
          </w:tcPr>
          <w:p w14:paraId="6F3153C9" w14:textId="77777777" w:rsidR="00ED0FFE" w:rsidRDefault="00ED0FFE" w:rsidP="00DA6370">
            <w:pPr>
              <w:pStyle w:val="a4"/>
              <w:jc w:val="center"/>
            </w:pPr>
            <w:r w:rsidRPr="002E4173">
              <w:t>Register</w:t>
            </w:r>
          </w:p>
        </w:tc>
        <w:tc>
          <w:tcPr>
            <w:tcW w:w="864" w:type="dxa"/>
            <w:tcBorders>
              <w:bottom w:val="single" w:sz="12" w:space="0" w:color="auto"/>
            </w:tcBorders>
            <w:vAlign w:val="center"/>
          </w:tcPr>
          <w:p w14:paraId="52684AB7" w14:textId="77777777" w:rsidR="00ED0FFE" w:rsidRDefault="00ED0FFE" w:rsidP="00DA6370">
            <w:pPr>
              <w:pStyle w:val="a4"/>
              <w:jc w:val="center"/>
            </w:pPr>
            <w:r w:rsidRPr="002E4173">
              <w:t>Bits</w:t>
            </w:r>
          </w:p>
        </w:tc>
        <w:tc>
          <w:tcPr>
            <w:tcW w:w="693" w:type="dxa"/>
            <w:tcBorders>
              <w:bottom w:val="single" w:sz="12" w:space="0" w:color="auto"/>
            </w:tcBorders>
            <w:vAlign w:val="center"/>
          </w:tcPr>
          <w:p w14:paraId="060742B3" w14:textId="77777777" w:rsidR="00ED0FFE" w:rsidRDefault="00ED0FFE" w:rsidP="00DA6370">
            <w:pPr>
              <w:pStyle w:val="a4"/>
              <w:jc w:val="center"/>
            </w:pPr>
            <w:r w:rsidRPr="002E4173">
              <w:t>Type</w:t>
            </w:r>
          </w:p>
        </w:tc>
        <w:tc>
          <w:tcPr>
            <w:tcW w:w="3737" w:type="dxa"/>
            <w:tcBorders>
              <w:bottom w:val="single" w:sz="12" w:space="0" w:color="auto"/>
            </w:tcBorders>
            <w:vAlign w:val="center"/>
          </w:tcPr>
          <w:p w14:paraId="5F9675F0" w14:textId="77777777" w:rsidR="00ED0FFE" w:rsidRDefault="00ED0FFE" w:rsidP="00DA6370">
            <w:pPr>
              <w:pStyle w:val="a4"/>
              <w:jc w:val="center"/>
            </w:pPr>
            <w:r w:rsidRPr="002E4173">
              <w:t>Name</w:t>
            </w:r>
          </w:p>
        </w:tc>
        <w:tc>
          <w:tcPr>
            <w:tcW w:w="656" w:type="dxa"/>
            <w:tcBorders>
              <w:bottom w:val="single" w:sz="12" w:space="0" w:color="auto"/>
            </w:tcBorders>
            <w:vAlign w:val="center"/>
          </w:tcPr>
          <w:p w14:paraId="2A3758C6" w14:textId="77777777" w:rsidR="00ED0FFE" w:rsidRDefault="00ED0FFE" w:rsidP="00DA6370">
            <w:pPr>
              <w:pStyle w:val="a4"/>
              <w:jc w:val="center"/>
            </w:pPr>
            <w:r w:rsidRPr="002E4173">
              <w:t>Bit Num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28555C94" w14:textId="77777777" w:rsidR="00ED0FFE" w:rsidRDefault="00ED0FFE" w:rsidP="00DA6370">
            <w:pPr>
              <w:pStyle w:val="a4"/>
              <w:jc w:val="center"/>
            </w:pPr>
            <w:r w:rsidRPr="002E4173">
              <w:t>Description</w:t>
            </w:r>
          </w:p>
        </w:tc>
        <w:tc>
          <w:tcPr>
            <w:tcW w:w="742" w:type="dxa"/>
            <w:tcBorders>
              <w:bottom w:val="single" w:sz="12" w:space="0" w:color="auto"/>
            </w:tcBorders>
            <w:vAlign w:val="center"/>
          </w:tcPr>
          <w:p w14:paraId="6DCD5987" w14:textId="77777777" w:rsidR="00ED0FFE" w:rsidRDefault="00ED0FFE" w:rsidP="00DA6370">
            <w:pPr>
              <w:pStyle w:val="a4"/>
              <w:jc w:val="center"/>
            </w:pPr>
            <w:r w:rsidRPr="002E4173">
              <w:t>Value</w:t>
            </w:r>
          </w:p>
        </w:tc>
      </w:tr>
      <w:tr w:rsidR="00ED0FFE" w14:paraId="0DAE109D" w14:textId="77777777" w:rsidTr="008E7A4B">
        <w:tc>
          <w:tcPr>
            <w:tcW w:w="950" w:type="dxa"/>
            <w:tcBorders>
              <w:top w:val="single" w:sz="12" w:space="0" w:color="auto"/>
              <w:bottom w:val="single" w:sz="12" w:space="0" w:color="auto"/>
            </w:tcBorders>
          </w:tcPr>
          <w:p w14:paraId="1A6ACEC6" w14:textId="77777777" w:rsidR="00ED0FFE" w:rsidRDefault="00ED0FFE" w:rsidP="00DA6370">
            <w:pPr>
              <w:pStyle w:val="a4"/>
              <w:jc w:val="center"/>
            </w:pPr>
            <w:r w:rsidRPr="00942B31">
              <w:rPr>
                <w:lang w:val="ru-RU"/>
              </w:rPr>
              <w:t>0x0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</w:tcPr>
          <w:p w14:paraId="0E8B4EE2" w14:textId="77777777" w:rsidR="00ED0FFE" w:rsidRDefault="00ED0FFE" w:rsidP="00DA6370">
            <w:pPr>
              <w:pStyle w:val="a4"/>
              <w:jc w:val="center"/>
            </w:pPr>
            <w:r w:rsidRPr="00942B31">
              <w:rPr>
                <w:lang w:val="ru-RU"/>
              </w:rPr>
              <w:t>[31:0]</w:t>
            </w:r>
          </w:p>
        </w:tc>
        <w:tc>
          <w:tcPr>
            <w:tcW w:w="693" w:type="dxa"/>
            <w:tcBorders>
              <w:top w:val="single" w:sz="12" w:space="0" w:color="auto"/>
              <w:bottom w:val="single" w:sz="12" w:space="0" w:color="auto"/>
            </w:tcBorders>
          </w:tcPr>
          <w:p w14:paraId="115DFC7C" w14:textId="77777777" w:rsidR="00ED0FFE" w:rsidRDefault="00ED0FFE" w:rsidP="00DA6370">
            <w:pPr>
              <w:pStyle w:val="a4"/>
              <w:jc w:val="center"/>
            </w:pPr>
            <w:r w:rsidRPr="00942B31">
              <w:rPr>
                <w:lang w:val="ru-RU"/>
              </w:rPr>
              <w:t>RO</w:t>
            </w:r>
          </w:p>
        </w:tc>
        <w:tc>
          <w:tcPr>
            <w:tcW w:w="3737" w:type="dxa"/>
            <w:tcBorders>
              <w:top w:val="single" w:sz="12" w:space="0" w:color="auto"/>
              <w:bottom w:val="single" w:sz="12" w:space="0" w:color="auto"/>
            </w:tcBorders>
          </w:tcPr>
          <w:p w14:paraId="5DABE65B" w14:textId="77777777" w:rsidR="00ED0FFE" w:rsidRDefault="00ED0FFE" w:rsidP="00DA6370">
            <w:pPr>
              <w:pStyle w:val="a4"/>
            </w:pPr>
            <w:r w:rsidRPr="00942B31">
              <w:rPr>
                <w:lang w:val="ru-RU"/>
              </w:rPr>
              <w:t>IP_VERSION</w:t>
            </w:r>
          </w:p>
        </w:tc>
        <w:tc>
          <w:tcPr>
            <w:tcW w:w="656" w:type="dxa"/>
            <w:tcBorders>
              <w:top w:val="single" w:sz="12" w:space="0" w:color="auto"/>
              <w:bottom w:val="single" w:sz="12" w:space="0" w:color="auto"/>
            </w:tcBorders>
          </w:tcPr>
          <w:p w14:paraId="26B10B93" w14:textId="77777777" w:rsidR="00ED0FFE" w:rsidRDefault="00ED0FFE" w:rsidP="00DA6370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tcBorders>
              <w:top w:val="single" w:sz="12" w:space="0" w:color="auto"/>
              <w:bottom w:val="single" w:sz="12" w:space="0" w:color="auto"/>
            </w:tcBorders>
          </w:tcPr>
          <w:p w14:paraId="7115CA0F" w14:textId="77777777" w:rsidR="00ED0FFE" w:rsidRPr="000C672A" w:rsidRDefault="00ED0FFE" w:rsidP="00DA6370">
            <w:pPr>
              <w:pStyle w:val="a4"/>
            </w:pPr>
            <w:r w:rsidRPr="000C672A">
              <w:t>IP core version in the following X.Y.Z format </w:t>
            </w:r>
          </w:p>
          <w:p w14:paraId="6BF5A279" w14:textId="77777777" w:rsidR="00ED0FFE" w:rsidRDefault="00ED0FFE" w:rsidP="00DA6370">
            <w:pPr>
              <w:pStyle w:val="a4"/>
            </w:pPr>
            <w:r w:rsidRPr="000C672A">
              <w:t>&lt;Version_Num[7:0], Revision_Num[7:0], Patch_Num[7:0]&gt;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12" w:space="0" w:color="auto"/>
            </w:tcBorders>
          </w:tcPr>
          <w:p w14:paraId="4966F411" w14:textId="77777777" w:rsidR="00ED0FFE" w:rsidRDefault="00ED0FFE" w:rsidP="00DA6370">
            <w:pPr>
              <w:pStyle w:val="a4"/>
            </w:pPr>
            <w:r w:rsidRPr="00942B31">
              <w:rPr>
                <w:lang w:val="ru-RU"/>
              </w:rPr>
              <w:t>n/s</w:t>
            </w:r>
          </w:p>
        </w:tc>
      </w:tr>
      <w:tr w:rsidR="00ED0FFE" w:rsidRPr="0020452D" w14:paraId="38456F26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69C001BE" w14:textId="77777777" w:rsidR="00ED0FFE" w:rsidRDefault="00ED0FFE" w:rsidP="00DA6370">
            <w:pPr>
              <w:pStyle w:val="a4"/>
              <w:jc w:val="center"/>
            </w:pPr>
            <w:r w:rsidRPr="339A781F">
              <w:rPr>
                <w:lang w:val="ru-RU"/>
              </w:rPr>
              <w:t>0x1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60FC466" w14:textId="77777777" w:rsidR="00ED0FFE" w:rsidRDefault="00ED0FFE" w:rsidP="00DA6370">
            <w:pPr>
              <w:pStyle w:val="a4"/>
              <w:jc w:val="center"/>
            </w:pPr>
            <w:r w:rsidRPr="339A781F">
              <w:rPr>
                <w:lang w:val="ru-RU"/>
              </w:rP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25EE1F86" w14:textId="77777777" w:rsidR="00ED0FFE" w:rsidRPr="0020452D" w:rsidRDefault="00ED0FFE" w:rsidP="00DA6370">
            <w:pPr>
              <w:pStyle w:val="a4"/>
              <w:jc w:val="center"/>
            </w:pPr>
            <w:r w:rsidRPr="339A781F">
              <w:rPr>
                <w:lang w:val="ru-RU"/>
              </w:rPr>
              <w:t>R</w:t>
            </w:r>
            <w:r>
              <w:t>W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3B3C2070" w14:textId="77777777" w:rsidR="00ED0FFE" w:rsidRPr="0020452D" w:rsidRDefault="00ED0FFE" w:rsidP="00DA6370">
            <w:pPr>
              <w:pStyle w:val="a4"/>
            </w:pPr>
            <w:r>
              <w:t>TOTAL_KILL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0CB52A7A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1D2B503B" w14:textId="77777777" w:rsidR="00ED0FFE" w:rsidRDefault="00ED0FFE" w:rsidP="00DA6370">
            <w:pPr>
              <w:pStyle w:val="a4"/>
              <w:rPr>
                <w:color w:val="172B4D"/>
                <w:sz w:val="21"/>
                <w:szCs w:val="21"/>
              </w:rPr>
            </w:pPr>
            <w:r w:rsidRPr="000C672A">
              <w:t xml:space="preserve">A synchronous reset of </w:t>
            </w:r>
            <w:r>
              <w:t xml:space="preserve">total </w:t>
            </w:r>
            <w:r w:rsidRPr="000C672A">
              <w:t xml:space="preserve">IP block. The high value corresponds to the reset state 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21B1ACF8" w14:textId="77777777" w:rsidR="00ED0FFE" w:rsidRPr="0020452D" w:rsidRDefault="00ED0FFE" w:rsidP="00DA6370">
            <w:pPr>
              <w:pStyle w:val="a4"/>
            </w:pPr>
            <w:r>
              <w:t>0</w:t>
            </w:r>
          </w:p>
        </w:tc>
      </w:tr>
      <w:tr w:rsidR="00ED0FFE" w:rsidRPr="0020452D" w14:paraId="12CC1F3A" w14:textId="77777777" w:rsidTr="008E7A4B">
        <w:tc>
          <w:tcPr>
            <w:tcW w:w="950" w:type="dxa"/>
          </w:tcPr>
          <w:p w14:paraId="5AC5E277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748DCB04" w14:textId="77777777" w:rsidR="00ED0FFE" w:rsidRDefault="00ED0FFE" w:rsidP="00DA6370">
            <w:pPr>
              <w:pStyle w:val="a4"/>
              <w:jc w:val="center"/>
            </w:pPr>
            <w:r>
              <w:t>[1]</w:t>
            </w:r>
          </w:p>
        </w:tc>
        <w:tc>
          <w:tcPr>
            <w:tcW w:w="693" w:type="dxa"/>
          </w:tcPr>
          <w:p w14:paraId="7EB245D8" w14:textId="77777777" w:rsidR="00ED0FFE" w:rsidRDefault="00ED0FFE" w:rsidP="00DA6370">
            <w:pPr>
              <w:pStyle w:val="a4"/>
              <w:jc w:val="center"/>
            </w:pPr>
            <w:r w:rsidRPr="00F053DC">
              <w:rPr>
                <w:lang w:val="ru-RU"/>
              </w:rPr>
              <w:t>R</w:t>
            </w:r>
            <w:r w:rsidRPr="00F053DC">
              <w:t>W</w:t>
            </w:r>
          </w:p>
        </w:tc>
        <w:tc>
          <w:tcPr>
            <w:tcW w:w="3737" w:type="dxa"/>
          </w:tcPr>
          <w:p w14:paraId="182E772B" w14:textId="77777777" w:rsidR="00ED0FFE" w:rsidRDefault="00ED0FFE" w:rsidP="00DA6370">
            <w:pPr>
              <w:pStyle w:val="a4"/>
            </w:pPr>
            <w:r>
              <w:t>DL_KILL</w:t>
            </w:r>
          </w:p>
        </w:tc>
        <w:tc>
          <w:tcPr>
            <w:tcW w:w="656" w:type="dxa"/>
          </w:tcPr>
          <w:p w14:paraId="499E5E4C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5B9473DB" w14:textId="77777777" w:rsidR="00ED0FFE" w:rsidRDefault="00ED0FFE" w:rsidP="00DA6370">
            <w:pPr>
              <w:pStyle w:val="a4"/>
            </w:pPr>
            <w:r>
              <w:t>A synchronous reset of DL Beamer module</w:t>
            </w:r>
          </w:p>
        </w:tc>
        <w:tc>
          <w:tcPr>
            <w:tcW w:w="742" w:type="dxa"/>
          </w:tcPr>
          <w:p w14:paraId="692D8820" w14:textId="77777777" w:rsidR="00ED0FFE" w:rsidRDefault="00ED0FFE" w:rsidP="00DA6370">
            <w:pPr>
              <w:pStyle w:val="a4"/>
            </w:pPr>
            <w:r>
              <w:t>0</w:t>
            </w:r>
          </w:p>
        </w:tc>
      </w:tr>
      <w:tr w:rsidR="00ED0FFE" w:rsidRPr="0037319D" w14:paraId="111B795B" w14:textId="77777777" w:rsidTr="008E7A4B">
        <w:tc>
          <w:tcPr>
            <w:tcW w:w="950" w:type="dxa"/>
          </w:tcPr>
          <w:p w14:paraId="3BD6A141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33F50265" w14:textId="77777777" w:rsidR="00ED0FFE" w:rsidRDefault="00ED0FFE" w:rsidP="00DA6370">
            <w:pPr>
              <w:pStyle w:val="a4"/>
              <w:jc w:val="center"/>
            </w:pPr>
            <w:r>
              <w:t>[2]</w:t>
            </w:r>
          </w:p>
        </w:tc>
        <w:tc>
          <w:tcPr>
            <w:tcW w:w="693" w:type="dxa"/>
          </w:tcPr>
          <w:p w14:paraId="5969B6FB" w14:textId="77777777" w:rsidR="00ED0FFE" w:rsidRDefault="00ED0FFE" w:rsidP="00DA6370">
            <w:pPr>
              <w:pStyle w:val="a4"/>
              <w:jc w:val="center"/>
            </w:pPr>
            <w:r w:rsidRPr="00F053DC">
              <w:rPr>
                <w:lang w:val="ru-RU"/>
              </w:rPr>
              <w:t>R</w:t>
            </w:r>
            <w:r w:rsidRPr="00F053DC">
              <w:t>W</w:t>
            </w:r>
          </w:p>
        </w:tc>
        <w:tc>
          <w:tcPr>
            <w:tcW w:w="3737" w:type="dxa"/>
          </w:tcPr>
          <w:p w14:paraId="479D904D" w14:textId="77777777" w:rsidR="00ED0FFE" w:rsidRPr="0020452D" w:rsidRDefault="00ED0FFE" w:rsidP="00DA6370">
            <w:pPr>
              <w:pStyle w:val="a4"/>
            </w:pPr>
            <w:r>
              <w:t>UL_KILL</w:t>
            </w:r>
          </w:p>
        </w:tc>
        <w:tc>
          <w:tcPr>
            <w:tcW w:w="656" w:type="dxa"/>
          </w:tcPr>
          <w:p w14:paraId="02B5C101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11B9ED7A" w14:textId="77777777" w:rsidR="00ED0FFE" w:rsidRDefault="00ED0FFE" w:rsidP="00DA6370">
            <w:pPr>
              <w:pStyle w:val="a4"/>
            </w:pPr>
            <w:r>
              <w:t>A synchronous reset of UL Beamer module</w:t>
            </w:r>
          </w:p>
        </w:tc>
        <w:tc>
          <w:tcPr>
            <w:tcW w:w="742" w:type="dxa"/>
          </w:tcPr>
          <w:p w14:paraId="24D817F3" w14:textId="77777777" w:rsidR="00ED0FFE" w:rsidRDefault="00ED0FFE" w:rsidP="00DA6370">
            <w:pPr>
              <w:pStyle w:val="a4"/>
            </w:pPr>
          </w:p>
        </w:tc>
      </w:tr>
      <w:tr w:rsidR="00ED0FFE" w:rsidRPr="0037319D" w14:paraId="57C18FF7" w14:textId="77777777" w:rsidTr="008E7A4B">
        <w:tc>
          <w:tcPr>
            <w:tcW w:w="950" w:type="dxa"/>
          </w:tcPr>
          <w:p w14:paraId="660B54C0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5BBF2888" w14:textId="77777777" w:rsidR="00ED0FFE" w:rsidRPr="0020452D" w:rsidRDefault="00ED0FFE" w:rsidP="00DA6370">
            <w:pPr>
              <w:pStyle w:val="a4"/>
              <w:jc w:val="center"/>
              <w:rPr>
                <w:lang w:val="ru-RU"/>
              </w:rPr>
            </w:pPr>
            <w:r>
              <w:t>[3]</w:t>
            </w:r>
          </w:p>
        </w:tc>
        <w:tc>
          <w:tcPr>
            <w:tcW w:w="693" w:type="dxa"/>
          </w:tcPr>
          <w:p w14:paraId="4F82E0FE" w14:textId="77777777" w:rsidR="00ED0FFE" w:rsidRDefault="00ED0FFE" w:rsidP="00DA6370">
            <w:pPr>
              <w:pStyle w:val="a4"/>
              <w:jc w:val="center"/>
            </w:pPr>
            <w:r w:rsidRPr="00F053DC">
              <w:rPr>
                <w:lang w:val="ru-RU"/>
              </w:rPr>
              <w:t>R</w:t>
            </w:r>
            <w:r w:rsidRPr="00F053DC">
              <w:t>W</w:t>
            </w:r>
          </w:p>
        </w:tc>
        <w:tc>
          <w:tcPr>
            <w:tcW w:w="3737" w:type="dxa"/>
          </w:tcPr>
          <w:p w14:paraId="6AFE4637" w14:textId="77777777" w:rsidR="00ED0FFE" w:rsidRPr="0020452D" w:rsidRDefault="00ED0FFE" w:rsidP="00DA6370">
            <w:pPr>
              <w:pStyle w:val="a4"/>
            </w:pPr>
            <w:r>
              <w:t>PRACH_KILL</w:t>
            </w:r>
          </w:p>
        </w:tc>
        <w:tc>
          <w:tcPr>
            <w:tcW w:w="656" w:type="dxa"/>
          </w:tcPr>
          <w:p w14:paraId="37D892EF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0A89A47B" w14:textId="77777777" w:rsidR="00ED0FFE" w:rsidRDefault="00ED0FFE" w:rsidP="00DA6370">
            <w:pPr>
              <w:pStyle w:val="a4"/>
            </w:pPr>
            <w:r>
              <w:t>A synchronous reset of PRACH Beamer module</w:t>
            </w:r>
          </w:p>
        </w:tc>
        <w:tc>
          <w:tcPr>
            <w:tcW w:w="742" w:type="dxa"/>
          </w:tcPr>
          <w:p w14:paraId="5D77CB5D" w14:textId="77777777" w:rsidR="00ED0FFE" w:rsidRDefault="00ED0FFE" w:rsidP="00DA6370">
            <w:pPr>
              <w:pStyle w:val="a4"/>
            </w:pPr>
          </w:p>
        </w:tc>
      </w:tr>
      <w:tr w:rsidR="00ED0FFE" w:rsidRPr="0037319D" w14:paraId="1D3B891C" w14:textId="77777777" w:rsidTr="008E7A4B">
        <w:tc>
          <w:tcPr>
            <w:tcW w:w="950" w:type="dxa"/>
          </w:tcPr>
          <w:p w14:paraId="37BCE720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64FB7BC8" w14:textId="77777777" w:rsidR="00ED0FFE" w:rsidRPr="0020452D" w:rsidRDefault="00ED0FFE" w:rsidP="00DA6370">
            <w:pPr>
              <w:pStyle w:val="a4"/>
              <w:jc w:val="center"/>
            </w:pPr>
            <w:r>
              <w:t>[4]</w:t>
            </w:r>
          </w:p>
        </w:tc>
        <w:tc>
          <w:tcPr>
            <w:tcW w:w="693" w:type="dxa"/>
          </w:tcPr>
          <w:p w14:paraId="1EC89A99" w14:textId="77777777" w:rsidR="00ED0FFE" w:rsidRPr="0020452D" w:rsidRDefault="00ED0FFE" w:rsidP="00DA6370">
            <w:pPr>
              <w:pStyle w:val="a4"/>
              <w:jc w:val="center"/>
            </w:pPr>
            <w:r w:rsidRPr="00F053DC">
              <w:rPr>
                <w:lang w:val="ru-RU"/>
              </w:rPr>
              <w:t>R</w:t>
            </w:r>
            <w:r w:rsidRPr="00F053DC">
              <w:t>W</w:t>
            </w:r>
          </w:p>
        </w:tc>
        <w:tc>
          <w:tcPr>
            <w:tcW w:w="3737" w:type="dxa"/>
          </w:tcPr>
          <w:p w14:paraId="10DFAB7D" w14:textId="77777777" w:rsidR="00ED0FFE" w:rsidRPr="0020452D" w:rsidRDefault="00ED0FFE" w:rsidP="00DA6370">
            <w:pPr>
              <w:pStyle w:val="a4"/>
            </w:pPr>
            <w:r>
              <w:t>SRS_KILL</w:t>
            </w:r>
          </w:p>
        </w:tc>
        <w:tc>
          <w:tcPr>
            <w:tcW w:w="656" w:type="dxa"/>
          </w:tcPr>
          <w:p w14:paraId="6FC28DF5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15CCEF03" w14:textId="77777777" w:rsidR="00ED0FFE" w:rsidRPr="000C672A" w:rsidRDefault="00ED0FFE" w:rsidP="00DA6370">
            <w:pPr>
              <w:pStyle w:val="a4"/>
            </w:pPr>
            <w:r>
              <w:t>A synchronous reset of SRS Processor module</w:t>
            </w:r>
          </w:p>
        </w:tc>
        <w:tc>
          <w:tcPr>
            <w:tcW w:w="742" w:type="dxa"/>
          </w:tcPr>
          <w:p w14:paraId="71F9F511" w14:textId="77777777" w:rsidR="00ED0FFE" w:rsidRPr="0020452D" w:rsidRDefault="00ED0FFE" w:rsidP="00DA6370">
            <w:pPr>
              <w:pStyle w:val="a4"/>
            </w:pPr>
          </w:p>
        </w:tc>
      </w:tr>
      <w:tr w:rsidR="00ED0FFE" w:rsidRPr="0037319D" w14:paraId="0D381FB1" w14:textId="77777777" w:rsidTr="008E7A4B">
        <w:tc>
          <w:tcPr>
            <w:tcW w:w="950" w:type="dxa"/>
          </w:tcPr>
          <w:p w14:paraId="1007BB6F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13AE5703" w14:textId="77777777" w:rsidR="00ED0FFE" w:rsidRPr="0020452D" w:rsidRDefault="00ED0FFE" w:rsidP="00DA6370">
            <w:pPr>
              <w:pStyle w:val="a4"/>
              <w:jc w:val="center"/>
            </w:pPr>
            <w:r>
              <w:t>[5]</w:t>
            </w:r>
          </w:p>
        </w:tc>
        <w:tc>
          <w:tcPr>
            <w:tcW w:w="693" w:type="dxa"/>
          </w:tcPr>
          <w:p w14:paraId="224CBEB8" w14:textId="77777777" w:rsidR="00ED0FFE" w:rsidRPr="0020452D" w:rsidRDefault="00ED0FFE" w:rsidP="00DA6370">
            <w:pPr>
              <w:pStyle w:val="a4"/>
              <w:jc w:val="center"/>
            </w:pPr>
            <w:r>
              <w:t>RWP</w:t>
            </w:r>
          </w:p>
        </w:tc>
        <w:tc>
          <w:tcPr>
            <w:tcW w:w="3737" w:type="dxa"/>
          </w:tcPr>
          <w:p w14:paraId="753D6E42" w14:textId="77777777" w:rsidR="00ED0FFE" w:rsidRPr="0020452D" w:rsidRDefault="00ED0FFE" w:rsidP="00DA6370">
            <w:pPr>
              <w:pStyle w:val="a4"/>
            </w:pPr>
            <w:r>
              <w:t>STAT_KILL</w:t>
            </w:r>
          </w:p>
        </w:tc>
        <w:tc>
          <w:tcPr>
            <w:tcW w:w="656" w:type="dxa"/>
          </w:tcPr>
          <w:p w14:paraId="50BBDCE0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521563CD" w14:textId="77777777" w:rsidR="00ED0FFE" w:rsidRPr="00263A92" w:rsidRDefault="00ED0FFE" w:rsidP="00DA6370">
            <w:pPr>
              <w:pStyle w:val="a4"/>
            </w:pPr>
            <w:r>
              <w:t>A synchronous reset of total statistic counters</w:t>
            </w:r>
          </w:p>
        </w:tc>
        <w:tc>
          <w:tcPr>
            <w:tcW w:w="742" w:type="dxa"/>
          </w:tcPr>
          <w:p w14:paraId="19A294EE" w14:textId="77777777" w:rsidR="00ED0FFE" w:rsidRPr="0020452D" w:rsidRDefault="00ED0FFE" w:rsidP="00DA6370">
            <w:pPr>
              <w:pStyle w:val="a4"/>
            </w:pPr>
          </w:p>
        </w:tc>
      </w:tr>
      <w:tr w:rsidR="00ED0FFE" w14:paraId="1C87AE6E" w14:textId="77777777" w:rsidTr="008E7A4B">
        <w:trPr>
          <w:ins w:id="0" w:author="Andrey Shevchenko" w:date="2021-01-27T23:54:00Z"/>
          <w:del w:id="1" w:author="Dmitry Kalinin" w:date="2021-02-03T11:36:00Z"/>
        </w:trPr>
        <w:tc>
          <w:tcPr>
            <w:tcW w:w="950" w:type="dxa"/>
          </w:tcPr>
          <w:p w14:paraId="3D2489BD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3DC4F998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693" w:type="dxa"/>
          </w:tcPr>
          <w:p w14:paraId="48A7FF34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3737" w:type="dxa"/>
          </w:tcPr>
          <w:p w14:paraId="6FF65690" w14:textId="77777777" w:rsidR="00ED0FFE" w:rsidRPr="0020452D" w:rsidRDefault="00ED0FFE" w:rsidP="00DA6370">
            <w:pPr>
              <w:pStyle w:val="a4"/>
            </w:pPr>
          </w:p>
        </w:tc>
        <w:tc>
          <w:tcPr>
            <w:tcW w:w="656" w:type="dxa"/>
          </w:tcPr>
          <w:p w14:paraId="5863C8FF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2392" w:type="dxa"/>
          </w:tcPr>
          <w:p w14:paraId="0722D40E" w14:textId="77777777" w:rsidR="00ED0FFE" w:rsidRPr="000C672A" w:rsidRDefault="00ED0FFE" w:rsidP="00DA6370">
            <w:pPr>
              <w:pStyle w:val="a4"/>
            </w:pPr>
          </w:p>
        </w:tc>
        <w:tc>
          <w:tcPr>
            <w:tcW w:w="742" w:type="dxa"/>
          </w:tcPr>
          <w:p w14:paraId="5E2DC266" w14:textId="77777777" w:rsidR="00ED0FFE" w:rsidRPr="0020452D" w:rsidRDefault="00ED0FFE" w:rsidP="00DA6370">
            <w:pPr>
              <w:pStyle w:val="a4"/>
            </w:pPr>
          </w:p>
        </w:tc>
      </w:tr>
      <w:tr w:rsidR="00ED0FFE" w14:paraId="573CB522" w14:textId="77777777" w:rsidTr="008E7A4B">
        <w:trPr>
          <w:ins w:id="2" w:author="Andrey Shevchenko" w:date="2021-01-27T23:54:00Z"/>
          <w:del w:id="3" w:author="Dmitry Kalinin" w:date="2021-02-03T11:36:00Z"/>
        </w:trPr>
        <w:tc>
          <w:tcPr>
            <w:tcW w:w="950" w:type="dxa"/>
          </w:tcPr>
          <w:p w14:paraId="1C3B709A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2F5B9817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693" w:type="dxa"/>
          </w:tcPr>
          <w:p w14:paraId="67E68385" w14:textId="77777777" w:rsidR="00ED0FFE" w:rsidRPr="0020452D" w:rsidRDefault="00ED0FFE" w:rsidP="00DA6370">
            <w:pPr>
              <w:pStyle w:val="a4"/>
              <w:jc w:val="center"/>
            </w:pPr>
          </w:p>
        </w:tc>
        <w:tc>
          <w:tcPr>
            <w:tcW w:w="3737" w:type="dxa"/>
          </w:tcPr>
          <w:p w14:paraId="11506501" w14:textId="77777777" w:rsidR="00ED0FFE" w:rsidRPr="0020452D" w:rsidRDefault="00ED0FFE" w:rsidP="00DA6370">
            <w:pPr>
              <w:pStyle w:val="a4"/>
            </w:pPr>
          </w:p>
        </w:tc>
        <w:tc>
          <w:tcPr>
            <w:tcW w:w="656" w:type="dxa"/>
          </w:tcPr>
          <w:p w14:paraId="543F891D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2392" w:type="dxa"/>
          </w:tcPr>
          <w:p w14:paraId="247C0EC1" w14:textId="77777777" w:rsidR="00ED0FFE" w:rsidRPr="000C672A" w:rsidRDefault="00ED0FFE" w:rsidP="00DA6370">
            <w:pPr>
              <w:pStyle w:val="a4"/>
            </w:pPr>
          </w:p>
        </w:tc>
        <w:tc>
          <w:tcPr>
            <w:tcW w:w="742" w:type="dxa"/>
          </w:tcPr>
          <w:p w14:paraId="464EC732" w14:textId="77777777" w:rsidR="00ED0FFE" w:rsidRPr="0020452D" w:rsidRDefault="00ED0FFE" w:rsidP="00DA6370">
            <w:pPr>
              <w:pStyle w:val="a4"/>
            </w:pPr>
          </w:p>
        </w:tc>
      </w:tr>
      <w:tr w:rsidR="00ED0FFE" w:rsidRPr="0037319D" w14:paraId="45B4C3F6" w14:textId="77777777" w:rsidTr="008E7A4B">
        <w:tc>
          <w:tcPr>
            <w:tcW w:w="950" w:type="dxa"/>
          </w:tcPr>
          <w:p w14:paraId="4EFDCFBD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7A175F32" w14:textId="77777777" w:rsidR="00ED0FFE" w:rsidRPr="0020452D" w:rsidRDefault="00ED0FFE" w:rsidP="00DA6370">
            <w:pPr>
              <w:pStyle w:val="a4"/>
              <w:jc w:val="center"/>
            </w:pPr>
            <w:r>
              <w:t>[6]</w:t>
            </w:r>
          </w:p>
        </w:tc>
        <w:tc>
          <w:tcPr>
            <w:tcW w:w="693" w:type="dxa"/>
          </w:tcPr>
          <w:p w14:paraId="6DAC03B0" w14:textId="77777777" w:rsidR="00ED0FFE" w:rsidRPr="0020452D" w:rsidRDefault="00ED0FFE" w:rsidP="00DA6370">
            <w:pPr>
              <w:pStyle w:val="a4"/>
              <w:jc w:val="center"/>
            </w:pPr>
            <w:r>
              <w:t>RWP</w:t>
            </w:r>
          </w:p>
        </w:tc>
        <w:tc>
          <w:tcPr>
            <w:tcW w:w="3737" w:type="dxa"/>
          </w:tcPr>
          <w:p w14:paraId="7B1660F5" w14:textId="77777777" w:rsidR="00ED0FFE" w:rsidRPr="0020452D" w:rsidRDefault="00ED0FFE" w:rsidP="00DA6370">
            <w:pPr>
              <w:pStyle w:val="a4"/>
            </w:pPr>
            <w:r>
              <w:t>DL_STAT_KILL</w:t>
            </w:r>
          </w:p>
        </w:tc>
        <w:tc>
          <w:tcPr>
            <w:tcW w:w="656" w:type="dxa"/>
          </w:tcPr>
          <w:p w14:paraId="2492981B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26E21C73" w14:textId="77777777" w:rsidR="00ED0FFE" w:rsidRPr="00263A92" w:rsidRDefault="00ED0FFE" w:rsidP="00DA6370">
            <w:pPr>
              <w:pStyle w:val="a4"/>
            </w:pPr>
            <w:r>
              <w:t>A synchronous reset of downlink statistic counters</w:t>
            </w:r>
          </w:p>
        </w:tc>
        <w:tc>
          <w:tcPr>
            <w:tcW w:w="742" w:type="dxa"/>
          </w:tcPr>
          <w:p w14:paraId="4B6A3D0C" w14:textId="77777777" w:rsidR="00ED0FFE" w:rsidRPr="0020452D" w:rsidRDefault="00ED0FFE" w:rsidP="00DA6370">
            <w:pPr>
              <w:pStyle w:val="a4"/>
            </w:pPr>
          </w:p>
        </w:tc>
      </w:tr>
      <w:tr w:rsidR="00ED0FFE" w:rsidRPr="0037319D" w14:paraId="42E075D3" w14:textId="77777777" w:rsidTr="008E7A4B">
        <w:tc>
          <w:tcPr>
            <w:tcW w:w="950" w:type="dxa"/>
          </w:tcPr>
          <w:p w14:paraId="42CE7C99" w14:textId="77777777" w:rsidR="00ED0FFE" w:rsidRDefault="00ED0FFE" w:rsidP="00DA6370">
            <w:pPr>
              <w:pStyle w:val="a4"/>
              <w:jc w:val="center"/>
            </w:pPr>
          </w:p>
        </w:tc>
        <w:tc>
          <w:tcPr>
            <w:tcW w:w="864" w:type="dxa"/>
          </w:tcPr>
          <w:p w14:paraId="068ED752" w14:textId="77777777" w:rsidR="00ED0FFE" w:rsidRPr="0020452D" w:rsidRDefault="00ED0FFE" w:rsidP="00DA6370">
            <w:pPr>
              <w:pStyle w:val="a4"/>
              <w:jc w:val="center"/>
            </w:pPr>
            <w:r>
              <w:t>[</w:t>
            </w:r>
            <w:r>
              <w:rPr>
                <w:lang w:val="ru-RU"/>
              </w:rPr>
              <w:t>7</w:t>
            </w:r>
            <w:r>
              <w:t>]</w:t>
            </w:r>
          </w:p>
        </w:tc>
        <w:tc>
          <w:tcPr>
            <w:tcW w:w="693" w:type="dxa"/>
          </w:tcPr>
          <w:p w14:paraId="30E7212F" w14:textId="77777777" w:rsidR="00ED0FFE" w:rsidRPr="0020452D" w:rsidRDefault="00ED0FFE" w:rsidP="00DA6370">
            <w:pPr>
              <w:pStyle w:val="a4"/>
              <w:jc w:val="center"/>
            </w:pPr>
            <w:r>
              <w:t>RWP</w:t>
            </w:r>
          </w:p>
        </w:tc>
        <w:tc>
          <w:tcPr>
            <w:tcW w:w="3737" w:type="dxa"/>
          </w:tcPr>
          <w:p w14:paraId="2DF0CAFD" w14:textId="77777777" w:rsidR="00ED0FFE" w:rsidRPr="0020452D" w:rsidRDefault="00ED0FFE" w:rsidP="00DA6370">
            <w:pPr>
              <w:pStyle w:val="a4"/>
            </w:pPr>
            <w:r>
              <w:t>UL_STAT_KILL</w:t>
            </w:r>
          </w:p>
        </w:tc>
        <w:tc>
          <w:tcPr>
            <w:tcW w:w="656" w:type="dxa"/>
          </w:tcPr>
          <w:p w14:paraId="09A80742" w14:textId="77777777" w:rsidR="00ED0FFE" w:rsidRDefault="00ED0FFE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0E2B1D10" w14:textId="77777777" w:rsidR="00ED0FFE" w:rsidRPr="00E5022D" w:rsidRDefault="00ED0FFE" w:rsidP="00DA6370">
            <w:pPr>
              <w:pStyle w:val="a4"/>
            </w:pPr>
            <w:r>
              <w:t>A synchronous reset of uplink modules statistic counters (UL, PRACH, SRS)</w:t>
            </w:r>
          </w:p>
        </w:tc>
        <w:tc>
          <w:tcPr>
            <w:tcW w:w="742" w:type="dxa"/>
          </w:tcPr>
          <w:p w14:paraId="27069720" w14:textId="77777777" w:rsidR="00ED0FFE" w:rsidRPr="0020452D" w:rsidRDefault="00ED0FFE" w:rsidP="00DA6370">
            <w:pPr>
              <w:pStyle w:val="a4"/>
            </w:pPr>
          </w:p>
        </w:tc>
      </w:tr>
      <w:tr w:rsidR="008F062A" w:rsidRPr="00426CB4" w14:paraId="738127E0" w14:textId="77777777" w:rsidTr="00454937">
        <w:tc>
          <w:tcPr>
            <w:tcW w:w="10034" w:type="dxa"/>
            <w:gridSpan w:val="7"/>
            <w:tcBorders>
              <w:top w:val="single" w:sz="12" w:space="0" w:color="auto"/>
            </w:tcBorders>
            <w:shd w:val="clear" w:color="auto" w:fill="E2EFD9" w:themeFill="accent6" w:themeFillTint="33"/>
          </w:tcPr>
          <w:p w14:paraId="5E0B5322" w14:textId="4ECEFF90" w:rsidR="008F062A" w:rsidRPr="006D4AAD" w:rsidRDefault="008F062A" w:rsidP="006D4AAD">
            <w:pPr>
              <w:pStyle w:val="a4"/>
              <w:jc w:val="center"/>
              <w:rPr>
                <w:i/>
                <w:iCs/>
              </w:rPr>
            </w:pPr>
            <w:r w:rsidRPr="006D4AAD">
              <w:rPr>
                <w:i/>
                <w:iCs/>
              </w:rPr>
              <w:t xml:space="preserve">General </w:t>
            </w:r>
            <w:r w:rsidR="006D4AAD" w:rsidRPr="006D4AAD">
              <w:rPr>
                <w:i/>
                <w:iCs/>
              </w:rPr>
              <w:t>Configuraion</w:t>
            </w:r>
          </w:p>
        </w:tc>
      </w:tr>
      <w:tr w:rsidR="006F4826" w:rsidRPr="00426CB4" w14:paraId="0F6DF76A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3506D38C" w14:textId="4613EFB8" w:rsidR="006F4826" w:rsidRPr="006F3FE7" w:rsidRDefault="006F4826" w:rsidP="00DA6370">
            <w:pPr>
              <w:pStyle w:val="a4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t>x</w:t>
            </w:r>
            <w:r w:rsidR="006F3FE7">
              <w:rPr>
                <w:lang w:val="ru-RU"/>
              </w:rPr>
              <w:t>2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61EE715B" w14:textId="77AE3885" w:rsidR="006F4826" w:rsidRPr="006F3FE7" w:rsidRDefault="006F3FE7" w:rsidP="00DA6370">
            <w:pPr>
              <w:pStyle w:val="a4"/>
              <w:jc w:val="center"/>
            </w:pPr>
            <w: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137FA58D" w14:textId="35E10CD8" w:rsidR="006F4826" w:rsidRDefault="006F3FE7" w:rsidP="00DA6370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22FEBE82" w14:textId="1A3DDD00" w:rsidR="006F4826" w:rsidRDefault="006F3FE7" w:rsidP="00DA6370">
            <w:pPr>
              <w:pStyle w:val="a4"/>
            </w:pPr>
            <w:r>
              <w:t>DL_BEAM_EN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21DF421E" w14:textId="57410C3D" w:rsidR="006F4826" w:rsidRDefault="006F3FE7" w:rsidP="00DA6370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0CF837EB" w14:textId="363B7402" w:rsidR="006F4826" w:rsidRDefault="006F3FE7" w:rsidP="00DA6370">
            <w:pPr>
              <w:pStyle w:val="a4"/>
            </w:pPr>
            <w:r>
              <w:t>Enable DL beamforming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2985DCA2" w14:textId="48AD4006" w:rsidR="006F4826" w:rsidRPr="0020452D" w:rsidRDefault="006F3FE7" w:rsidP="00DA6370">
            <w:pPr>
              <w:pStyle w:val="a4"/>
            </w:pPr>
            <w:r>
              <w:t>1</w:t>
            </w:r>
          </w:p>
        </w:tc>
      </w:tr>
      <w:tr w:rsidR="006F3FE7" w:rsidRPr="00426CB4" w14:paraId="03DA7216" w14:textId="77777777" w:rsidTr="008E7A4B">
        <w:tc>
          <w:tcPr>
            <w:tcW w:w="950" w:type="dxa"/>
          </w:tcPr>
          <w:p w14:paraId="6FD8C6AE" w14:textId="77777777" w:rsidR="006F3FE7" w:rsidRDefault="006F3FE7" w:rsidP="006F3FE7">
            <w:pPr>
              <w:pStyle w:val="a4"/>
              <w:jc w:val="center"/>
              <w:rPr>
                <w:lang w:val="ru-RU"/>
              </w:rPr>
            </w:pPr>
          </w:p>
        </w:tc>
        <w:tc>
          <w:tcPr>
            <w:tcW w:w="864" w:type="dxa"/>
          </w:tcPr>
          <w:p w14:paraId="6A4AF3A0" w14:textId="423F05FC" w:rsidR="006F3FE7" w:rsidRDefault="006F3FE7" w:rsidP="006F3FE7">
            <w:pPr>
              <w:pStyle w:val="a4"/>
              <w:jc w:val="center"/>
            </w:pPr>
            <w:r>
              <w:t>[1]</w:t>
            </w:r>
          </w:p>
        </w:tc>
        <w:tc>
          <w:tcPr>
            <w:tcW w:w="693" w:type="dxa"/>
          </w:tcPr>
          <w:p w14:paraId="5871290D" w14:textId="00A35D26" w:rsidR="006F3FE7" w:rsidRDefault="006F3FE7" w:rsidP="006F3FE7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0840AF18" w14:textId="03E5EC38" w:rsidR="006F3FE7" w:rsidRDefault="006F3FE7" w:rsidP="006F3FE7">
            <w:pPr>
              <w:pStyle w:val="a4"/>
            </w:pPr>
            <w:r>
              <w:t>UL_BEAM_EN</w:t>
            </w:r>
          </w:p>
        </w:tc>
        <w:tc>
          <w:tcPr>
            <w:tcW w:w="656" w:type="dxa"/>
          </w:tcPr>
          <w:p w14:paraId="3489D741" w14:textId="2B804885" w:rsidR="006F3FE7" w:rsidRDefault="006F3FE7" w:rsidP="006F3FE7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2713A08C" w14:textId="32878136" w:rsidR="006F3FE7" w:rsidRDefault="006F3FE7" w:rsidP="006F3FE7">
            <w:pPr>
              <w:pStyle w:val="a4"/>
            </w:pPr>
            <w:r>
              <w:t>Enable UL beamforming</w:t>
            </w:r>
          </w:p>
        </w:tc>
        <w:tc>
          <w:tcPr>
            <w:tcW w:w="742" w:type="dxa"/>
          </w:tcPr>
          <w:p w14:paraId="3702DCB9" w14:textId="65FB2DC1" w:rsidR="006F3FE7" w:rsidRPr="0020452D" w:rsidRDefault="006F3FE7" w:rsidP="006F3FE7">
            <w:pPr>
              <w:pStyle w:val="a4"/>
            </w:pPr>
            <w:r>
              <w:t>1</w:t>
            </w:r>
          </w:p>
        </w:tc>
      </w:tr>
      <w:tr w:rsidR="006F3FE7" w:rsidRPr="00426CB4" w14:paraId="579D4D59" w14:textId="77777777" w:rsidTr="008E7A4B">
        <w:tc>
          <w:tcPr>
            <w:tcW w:w="950" w:type="dxa"/>
          </w:tcPr>
          <w:p w14:paraId="5E0B8005" w14:textId="77777777" w:rsidR="006F3FE7" w:rsidRDefault="006F3FE7" w:rsidP="006F3FE7">
            <w:pPr>
              <w:pStyle w:val="a4"/>
              <w:jc w:val="center"/>
              <w:rPr>
                <w:lang w:val="ru-RU"/>
              </w:rPr>
            </w:pPr>
          </w:p>
        </w:tc>
        <w:tc>
          <w:tcPr>
            <w:tcW w:w="864" w:type="dxa"/>
          </w:tcPr>
          <w:p w14:paraId="7A3B2F28" w14:textId="74D43369" w:rsidR="006F3FE7" w:rsidRDefault="006F3FE7" w:rsidP="006F3FE7">
            <w:pPr>
              <w:pStyle w:val="a4"/>
              <w:jc w:val="center"/>
            </w:pPr>
            <w:r>
              <w:t>[2]</w:t>
            </w:r>
          </w:p>
        </w:tc>
        <w:tc>
          <w:tcPr>
            <w:tcW w:w="693" w:type="dxa"/>
          </w:tcPr>
          <w:p w14:paraId="4B8D0E96" w14:textId="3D6B6054" w:rsidR="006F3FE7" w:rsidRDefault="006F3FE7" w:rsidP="006F3FE7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7D757079" w14:textId="37A07117" w:rsidR="006F3FE7" w:rsidRDefault="006F3FE7" w:rsidP="006F3FE7">
            <w:pPr>
              <w:pStyle w:val="a4"/>
            </w:pPr>
            <w:r>
              <w:t>PRACH_BEAM_EN</w:t>
            </w:r>
          </w:p>
        </w:tc>
        <w:tc>
          <w:tcPr>
            <w:tcW w:w="656" w:type="dxa"/>
          </w:tcPr>
          <w:p w14:paraId="1D68C5F3" w14:textId="57B0D58B" w:rsidR="006F3FE7" w:rsidRDefault="006F3FE7" w:rsidP="006F3FE7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577EB5A5" w14:textId="66D7CF95" w:rsidR="006F3FE7" w:rsidRDefault="006F3FE7" w:rsidP="006F3FE7">
            <w:pPr>
              <w:pStyle w:val="a4"/>
              <w:jc w:val="left"/>
            </w:pPr>
            <w:r>
              <w:t>Enable PRACH beamforming</w:t>
            </w:r>
          </w:p>
        </w:tc>
        <w:tc>
          <w:tcPr>
            <w:tcW w:w="742" w:type="dxa"/>
          </w:tcPr>
          <w:p w14:paraId="330B67E3" w14:textId="47FD2B05" w:rsidR="006F3FE7" w:rsidRPr="0020452D" w:rsidRDefault="006F3FE7" w:rsidP="006F3FE7">
            <w:pPr>
              <w:pStyle w:val="a4"/>
            </w:pPr>
            <w:r>
              <w:t>1</w:t>
            </w:r>
          </w:p>
        </w:tc>
      </w:tr>
      <w:tr w:rsidR="00BF5EE5" w:rsidRPr="00BF5EE5" w14:paraId="372FD0A0" w14:textId="77777777" w:rsidTr="008E7A4B">
        <w:tc>
          <w:tcPr>
            <w:tcW w:w="950" w:type="dxa"/>
          </w:tcPr>
          <w:p w14:paraId="463D3651" w14:textId="77777777" w:rsidR="00BF5EE5" w:rsidRDefault="00BF5EE5" w:rsidP="00BF5EE5">
            <w:pPr>
              <w:pStyle w:val="a4"/>
              <w:jc w:val="center"/>
              <w:rPr>
                <w:lang w:val="ru-RU"/>
              </w:rPr>
            </w:pPr>
          </w:p>
        </w:tc>
        <w:tc>
          <w:tcPr>
            <w:tcW w:w="864" w:type="dxa"/>
          </w:tcPr>
          <w:p w14:paraId="3559AA2D" w14:textId="19275E80" w:rsidR="00BF5EE5" w:rsidRDefault="00BF5EE5" w:rsidP="00BF5EE5">
            <w:pPr>
              <w:pStyle w:val="a4"/>
              <w:jc w:val="center"/>
            </w:pPr>
            <w:r>
              <w:t>[3]</w:t>
            </w:r>
          </w:p>
        </w:tc>
        <w:tc>
          <w:tcPr>
            <w:tcW w:w="693" w:type="dxa"/>
          </w:tcPr>
          <w:p w14:paraId="4BE257A4" w14:textId="5ED0720A" w:rsidR="00BF5EE5" w:rsidRDefault="00BF5EE5" w:rsidP="00BF5EE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4548F982" w14:textId="7416EDDC" w:rsidR="00BF5EE5" w:rsidRDefault="00BF5EE5" w:rsidP="00BF5EE5">
            <w:pPr>
              <w:pStyle w:val="a4"/>
            </w:pPr>
            <w:r>
              <w:t>DL_WEIGHT_SRC</w:t>
            </w:r>
          </w:p>
        </w:tc>
        <w:tc>
          <w:tcPr>
            <w:tcW w:w="656" w:type="dxa"/>
          </w:tcPr>
          <w:p w14:paraId="1B98BC48" w14:textId="31B09FD7" w:rsidR="00BF5EE5" w:rsidRDefault="00BF5EE5" w:rsidP="00BF5EE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4D7BD7A5" w14:textId="3528F975" w:rsidR="00BF5EE5" w:rsidRDefault="00BF5EE5" w:rsidP="00BF5EE5">
            <w:pPr>
              <w:pStyle w:val="a4"/>
              <w:jc w:val="left"/>
            </w:pPr>
            <w:r>
              <w:t>Source of DL Beam weights: 0 – Code Book only, 1 – mixed CB + DU provided</w:t>
            </w:r>
          </w:p>
        </w:tc>
        <w:tc>
          <w:tcPr>
            <w:tcW w:w="742" w:type="dxa"/>
          </w:tcPr>
          <w:p w14:paraId="230CA557" w14:textId="3B00C488" w:rsidR="00BF5EE5" w:rsidRDefault="00BF5EE5" w:rsidP="00BF5EE5">
            <w:pPr>
              <w:pStyle w:val="a4"/>
            </w:pPr>
            <w:r>
              <w:t>0</w:t>
            </w:r>
          </w:p>
        </w:tc>
      </w:tr>
      <w:tr w:rsidR="00BF5EE5" w:rsidRPr="00BF5EE5" w14:paraId="74A719B4" w14:textId="77777777" w:rsidTr="008E7A4B">
        <w:tc>
          <w:tcPr>
            <w:tcW w:w="950" w:type="dxa"/>
          </w:tcPr>
          <w:p w14:paraId="4D85882C" w14:textId="77777777" w:rsidR="00BF5EE5" w:rsidRPr="00BF5EE5" w:rsidRDefault="00BF5EE5" w:rsidP="00BF5EE5">
            <w:pPr>
              <w:pStyle w:val="a4"/>
              <w:jc w:val="center"/>
            </w:pPr>
          </w:p>
        </w:tc>
        <w:tc>
          <w:tcPr>
            <w:tcW w:w="864" w:type="dxa"/>
          </w:tcPr>
          <w:p w14:paraId="16C5D7E1" w14:textId="22D51AFF" w:rsidR="00BF5EE5" w:rsidRDefault="00BF5EE5" w:rsidP="00BF5EE5">
            <w:pPr>
              <w:pStyle w:val="a4"/>
              <w:jc w:val="center"/>
            </w:pPr>
            <w:r>
              <w:t>[4]</w:t>
            </w:r>
          </w:p>
        </w:tc>
        <w:tc>
          <w:tcPr>
            <w:tcW w:w="693" w:type="dxa"/>
          </w:tcPr>
          <w:p w14:paraId="3EF788B0" w14:textId="32C08685" w:rsidR="00BF5EE5" w:rsidRDefault="00BF5EE5" w:rsidP="00BF5EE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39439963" w14:textId="72E3D8C1" w:rsidR="00BF5EE5" w:rsidRDefault="00BF5EE5" w:rsidP="00BF5EE5">
            <w:pPr>
              <w:pStyle w:val="a4"/>
            </w:pPr>
            <w:r>
              <w:t>UL_WEIGHT_SRC</w:t>
            </w:r>
          </w:p>
        </w:tc>
        <w:tc>
          <w:tcPr>
            <w:tcW w:w="656" w:type="dxa"/>
          </w:tcPr>
          <w:p w14:paraId="71602F72" w14:textId="4880BCB0" w:rsidR="00BF5EE5" w:rsidRDefault="00BF5EE5" w:rsidP="00BF5EE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1209295E" w14:textId="28D031D9" w:rsidR="00BF5EE5" w:rsidRDefault="00BF5EE5" w:rsidP="00BF5EE5">
            <w:pPr>
              <w:pStyle w:val="a4"/>
              <w:jc w:val="left"/>
            </w:pPr>
            <w:r>
              <w:t>Source of UL Beam weights: 0 – Code Book only, 1 – mixed CB + DU provided</w:t>
            </w:r>
          </w:p>
        </w:tc>
        <w:tc>
          <w:tcPr>
            <w:tcW w:w="742" w:type="dxa"/>
          </w:tcPr>
          <w:p w14:paraId="0484C5DB" w14:textId="06DCB3AD" w:rsidR="00BF5EE5" w:rsidRDefault="00BF5EE5" w:rsidP="00BF5EE5">
            <w:pPr>
              <w:pStyle w:val="a4"/>
            </w:pPr>
            <w:r>
              <w:t>0</w:t>
            </w:r>
          </w:p>
        </w:tc>
      </w:tr>
      <w:tr w:rsidR="00BF5EE5" w:rsidRPr="00BF5EE5" w14:paraId="26916EA0" w14:textId="77777777" w:rsidTr="008E7A4B">
        <w:tc>
          <w:tcPr>
            <w:tcW w:w="950" w:type="dxa"/>
          </w:tcPr>
          <w:p w14:paraId="2350E35C" w14:textId="77777777" w:rsidR="00BF5EE5" w:rsidRPr="00BF5EE5" w:rsidRDefault="00BF5EE5" w:rsidP="00BF5EE5">
            <w:pPr>
              <w:pStyle w:val="a4"/>
              <w:jc w:val="center"/>
            </w:pPr>
          </w:p>
        </w:tc>
        <w:tc>
          <w:tcPr>
            <w:tcW w:w="864" w:type="dxa"/>
          </w:tcPr>
          <w:p w14:paraId="712EF6E4" w14:textId="201187BA" w:rsidR="00BF5EE5" w:rsidRDefault="00BF5EE5" w:rsidP="00BF5EE5">
            <w:pPr>
              <w:pStyle w:val="a4"/>
              <w:jc w:val="center"/>
            </w:pPr>
            <w:r>
              <w:t>[5]</w:t>
            </w:r>
          </w:p>
        </w:tc>
        <w:tc>
          <w:tcPr>
            <w:tcW w:w="693" w:type="dxa"/>
          </w:tcPr>
          <w:p w14:paraId="31C28B0E" w14:textId="73AF50F5" w:rsidR="00BF5EE5" w:rsidRDefault="00BF5EE5" w:rsidP="00BF5EE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0F5D663D" w14:textId="2F09C3BB" w:rsidR="00BF5EE5" w:rsidRDefault="00BF5EE5" w:rsidP="00BF5EE5">
            <w:pPr>
              <w:pStyle w:val="a4"/>
            </w:pPr>
            <w:r>
              <w:t>PRACH_WEIGHT_SRC</w:t>
            </w:r>
          </w:p>
        </w:tc>
        <w:tc>
          <w:tcPr>
            <w:tcW w:w="656" w:type="dxa"/>
          </w:tcPr>
          <w:p w14:paraId="0D27F6F3" w14:textId="5037CBAC" w:rsidR="00BF5EE5" w:rsidRDefault="00BF5EE5" w:rsidP="00BF5EE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51397203" w14:textId="783DC80B" w:rsidR="00BF5EE5" w:rsidRDefault="00BF5EE5" w:rsidP="00BF5EE5">
            <w:pPr>
              <w:pStyle w:val="a4"/>
              <w:jc w:val="left"/>
            </w:pPr>
            <w:r>
              <w:t xml:space="preserve">Source of PRACH Beam weights: 0 – Code </w:t>
            </w:r>
            <w:r>
              <w:lastRenderedPageBreak/>
              <w:t>Book only, 1 – mixed CB + DU provided</w:t>
            </w:r>
          </w:p>
        </w:tc>
        <w:tc>
          <w:tcPr>
            <w:tcW w:w="742" w:type="dxa"/>
          </w:tcPr>
          <w:p w14:paraId="23D7BD99" w14:textId="56EA952D" w:rsidR="00BF5EE5" w:rsidRDefault="00BF5EE5" w:rsidP="00BF5EE5">
            <w:pPr>
              <w:pStyle w:val="a4"/>
            </w:pPr>
            <w:r>
              <w:lastRenderedPageBreak/>
              <w:t>0</w:t>
            </w:r>
          </w:p>
        </w:tc>
      </w:tr>
      <w:tr w:rsidR="00BF5EE5" w:rsidRPr="00BF5EE5" w14:paraId="27E94257" w14:textId="77777777" w:rsidTr="008E7A4B">
        <w:tc>
          <w:tcPr>
            <w:tcW w:w="950" w:type="dxa"/>
          </w:tcPr>
          <w:p w14:paraId="47805A1B" w14:textId="77777777" w:rsidR="00BF5EE5" w:rsidRPr="00BF5EE5" w:rsidRDefault="00BF5EE5" w:rsidP="00BF5EE5">
            <w:pPr>
              <w:pStyle w:val="a4"/>
              <w:jc w:val="center"/>
            </w:pPr>
          </w:p>
        </w:tc>
        <w:tc>
          <w:tcPr>
            <w:tcW w:w="864" w:type="dxa"/>
          </w:tcPr>
          <w:p w14:paraId="220DA596" w14:textId="71F0F94B" w:rsidR="00BF5EE5" w:rsidRDefault="00BF5EE5" w:rsidP="00BF5EE5">
            <w:pPr>
              <w:pStyle w:val="a4"/>
              <w:jc w:val="center"/>
            </w:pPr>
            <w:r>
              <w:t>[15:8]</w:t>
            </w:r>
          </w:p>
        </w:tc>
        <w:tc>
          <w:tcPr>
            <w:tcW w:w="693" w:type="dxa"/>
          </w:tcPr>
          <w:p w14:paraId="009634ED" w14:textId="30114264" w:rsidR="00BF5EE5" w:rsidRDefault="00BF5EE5" w:rsidP="00BF5EE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1D791BE0" w14:textId="127DAE1E" w:rsidR="00BF5EE5" w:rsidRDefault="00BF5EE5" w:rsidP="00BF5EE5">
            <w:pPr>
              <w:pStyle w:val="a4"/>
            </w:pPr>
            <w:r>
              <w:t>DL_BEAM</w:t>
            </w:r>
            <w:r w:rsidR="000645D6">
              <w:t>_ID</w:t>
            </w:r>
            <w:r>
              <w:t>_NUM</w:t>
            </w:r>
          </w:p>
        </w:tc>
        <w:tc>
          <w:tcPr>
            <w:tcW w:w="656" w:type="dxa"/>
          </w:tcPr>
          <w:p w14:paraId="4A2F278F" w14:textId="2C5C6295" w:rsidR="00BF5EE5" w:rsidRDefault="000645D6" w:rsidP="00BF5EE5">
            <w:pPr>
              <w:pStyle w:val="a4"/>
              <w:jc w:val="center"/>
            </w:pPr>
            <w:r>
              <w:t>8</w:t>
            </w:r>
          </w:p>
        </w:tc>
        <w:tc>
          <w:tcPr>
            <w:tcW w:w="2392" w:type="dxa"/>
          </w:tcPr>
          <w:p w14:paraId="0E0D6D5C" w14:textId="473EE679" w:rsidR="00BF5EE5" w:rsidRDefault="00BF5EE5" w:rsidP="00BF5EE5">
            <w:pPr>
              <w:pStyle w:val="a4"/>
              <w:jc w:val="left"/>
            </w:pPr>
            <w:r>
              <w:t xml:space="preserve">Number of Beams for DL </w:t>
            </w:r>
            <w:r w:rsidR="000645D6">
              <w:t>B</w:t>
            </w:r>
            <w:r>
              <w:t>eamer. Supported range of BeamIDs</w:t>
            </w:r>
            <w:r w:rsidR="000645D6">
              <w:t xml:space="preserve"> is equal to</w:t>
            </w:r>
            <w:r>
              <w:t xml:space="preserve"> [0: DL_BEAM_NUM-1]</w:t>
            </w:r>
          </w:p>
        </w:tc>
        <w:tc>
          <w:tcPr>
            <w:tcW w:w="742" w:type="dxa"/>
          </w:tcPr>
          <w:p w14:paraId="34291A78" w14:textId="4277D14F" w:rsidR="00BF5EE5" w:rsidRDefault="000645D6" w:rsidP="00BF5EE5">
            <w:pPr>
              <w:pStyle w:val="a4"/>
            </w:pPr>
            <w:r>
              <w:t>1</w:t>
            </w:r>
          </w:p>
        </w:tc>
      </w:tr>
      <w:tr w:rsidR="000645D6" w:rsidRPr="00BF5EE5" w14:paraId="4C15E7B5" w14:textId="77777777" w:rsidTr="008E7A4B">
        <w:tc>
          <w:tcPr>
            <w:tcW w:w="950" w:type="dxa"/>
          </w:tcPr>
          <w:p w14:paraId="7C39FC14" w14:textId="77777777" w:rsidR="000645D6" w:rsidRPr="00BF5EE5" w:rsidRDefault="000645D6" w:rsidP="000645D6">
            <w:pPr>
              <w:pStyle w:val="a4"/>
              <w:jc w:val="center"/>
            </w:pPr>
          </w:p>
        </w:tc>
        <w:tc>
          <w:tcPr>
            <w:tcW w:w="864" w:type="dxa"/>
          </w:tcPr>
          <w:p w14:paraId="57888A6B" w14:textId="0044592A" w:rsidR="000645D6" w:rsidRDefault="000645D6" w:rsidP="000645D6">
            <w:pPr>
              <w:pStyle w:val="a4"/>
              <w:jc w:val="center"/>
            </w:pPr>
            <w:r>
              <w:t>[23:16]</w:t>
            </w:r>
          </w:p>
        </w:tc>
        <w:tc>
          <w:tcPr>
            <w:tcW w:w="693" w:type="dxa"/>
          </w:tcPr>
          <w:p w14:paraId="2C330E27" w14:textId="7452281C" w:rsidR="000645D6" w:rsidRDefault="000645D6" w:rsidP="000645D6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3DB2BB7F" w14:textId="51EB8908" w:rsidR="000645D6" w:rsidRDefault="000645D6" w:rsidP="000645D6">
            <w:pPr>
              <w:pStyle w:val="a4"/>
            </w:pPr>
            <w:r>
              <w:t>UL_BEAM_ID_NUM</w:t>
            </w:r>
          </w:p>
        </w:tc>
        <w:tc>
          <w:tcPr>
            <w:tcW w:w="656" w:type="dxa"/>
          </w:tcPr>
          <w:p w14:paraId="0CCFBC00" w14:textId="55AFD098" w:rsidR="000645D6" w:rsidRDefault="000645D6" w:rsidP="000645D6">
            <w:pPr>
              <w:pStyle w:val="a4"/>
              <w:jc w:val="center"/>
            </w:pPr>
            <w:r>
              <w:t>8</w:t>
            </w:r>
          </w:p>
        </w:tc>
        <w:tc>
          <w:tcPr>
            <w:tcW w:w="2392" w:type="dxa"/>
          </w:tcPr>
          <w:p w14:paraId="186BFCB5" w14:textId="6A52B6D6" w:rsidR="000645D6" w:rsidRDefault="000645D6" w:rsidP="000645D6">
            <w:pPr>
              <w:pStyle w:val="a4"/>
              <w:jc w:val="left"/>
            </w:pPr>
            <w:r>
              <w:t>Number of Beams for UL Beamer. Supported range of BeamIDs is equal to [0: UL_BEAM_NUM-1]</w:t>
            </w:r>
          </w:p>
        </w:tc>
        <w:tc>
          <w:tcPr>
            <w:tcW w:w="742" w:type="dxa"/>
          </w:tcPr>
          <w:p w14:paraId="01CA61C8" w14:textId="23087EDC" w:rsidR="000645D6" w:rsidRDefault="000645D6" w:rsidP="000645D6">
            <w:pPr>
              <w:pStyle w:val="a4"/>
            </w:pPr>
            <w:r>
              <w:t>1</w:t>
            </w:r>
          </w:p>
        </w:tc>
      </w:tr>
      <w:tr w:rsidR="000645D6" w:rsidRPr="00BF5EE5" w14:paraId="5CC09FBC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02C276CB" w14:textId="77777777" w:rsidR="000645D6" w:rsidRPr="00BF5EE5" w:rsidRDefault="000645D6" w:rsidP="000645D6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79540071" w14:textId="2AF8FEBE" w:rsidR="000645D6" w:rsidRDefault="000645D6" w:rsidP="000645D6">
            <w:pPr>
              <w:pStyle w:val="a4"/>
              <w:jc w:val="center"/>
            </w:pPr>
            <w:r>
              <w:t>[31:24]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26A1DFD2" w14:textId="72E2DBF9" w:rsidR="000645D6" w:rsidRDefault="000645D6" w:rsidP="000645D6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2B1453EE" w14:textId="096C9D22" w:rsidR="000645D6" w:rsidRDefault="000645D6" w:rsidP="000645D6">
            <w:pPr>
              <w:pStyle w:val="a4"/>
            </w:pPr>
            <w:r>
              <w:t>PRACH_BEAM_ID_NUM</w:t>
            </w: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45E4A6BB" w14:textId="0566D3C7" w:rsidR="000645D6" w:rsidRDefault="000645D6" w:rsidP="000645D6">
            <w:pPr>
              <w:pStyle w:val="a4"/>
              <w:jc w:val="center"/>
            </w:pPr>
            <w:r>
              <w:t>8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6FDD2288" w14:textId="6BEC07C7" w:rsidR="000645D6" w:rsidRDefault="000645D6" w:rsidP="000645D6">
            <w:pPr>
              <w:pStyle w:val="a4"/>
              <w:jc w:val="left"/>
            </w:pPr>
            <w:r>
              <w:t>Number of Beams for DL beamer. Supported range of BeamIDs is equal to [0: PRACH_BEAM_NUM-1]</w:t>
            </w: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1182AA01" w14:textId="164B9DA3" w:rsidR="000645D6" w:rsidRDefault="000645D6" w:rsidP="000645D6">
            <w:pPr>
              <w:pStyle w:val="a4"/>
            </w:pPr>
            <w:r>
              <w:t>1</w:t>
            </w:r>
          </w:p>
        </w:tc>
      </w:tr>
      <w:tr w:rsidR="003E4C8E" w:rsidRPr="006D4FA9" w14:paraId="370B7E0E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2CBE1687" w14:textId="362CAEE8" w:rsidR="003E4C8E" w:rsidRPr="00BF5EE5" w:rsidRDefault="003E4C8E" w:rsidP="000645D6">
            <w:pPr>
              <w:pStyle w:val="a4"/>
              <w:jc w:val="center"/>
            </w:pPr>
            <w:r>
              <w:t>0x3</w:t>
            </w: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1372F2BE" w14:textId="61DD56B4" w:rsidR="003E4C8E" w:rsidRDefault="003E4C8E" w:rsidP="000645D6">
            <w:pPr>
              <w:pStyle w:val="a4"/>
              <w:jc w:val="center"/>
            </w:pPr>
            <w:r>
              <w:t>[</w:t>
            </w:r>
            <w:r w:rsidR="000548F5">
              <w:t>1</w:t>
            </w:r>
            <w:r w:rsidR="00252471">
              <w:t>:</w:t>
            </w:r>
            <w:r w:rsidR="000548F5">
              <w:t>0</w:t>
            </w:r>
            <w:r>
              <w:t>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3BD71141" w14:textId="62F3F5A3" w:rsidR="003E4C8E" w:rsidRDefault="00252471" w:rsidP="000645D6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44BDC73A" w14:textId="3481404C" w:rsidR="003E4C8E" w:rsidRDefault="000548F5" w:rsidP="000645D6">
            <w:pPr>
              <w:pStyle w:val="a4"/>
            </w:pPr>
            <w:r>
              <w:t>DL</w:t>
            </w:r>
            <w:r w:rsidR="008E7A4B">
              <w:t>_</w:t>
            </w:r>
            <w:r w:rsidR="00252471">
              <w:t>BEAM_EMUL_SCENARIO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3F90C307" w14:textId="731881E6" w:rsidR="003E4C8E" w:rsidRDefault="00252471" w:rsidP="000645D6">
            <w:pPr>
              <w:pStyle w:val="a4"/>
              <w:jc w:val="center"/>
            </w:pPr>
            <w:r>
              <w:t>2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13622984" w14:textId="3CF0D7AD" w:rsidR="003E4C8E" w:rsidRDefault="000548F5" w:rsidP="000645D6">
            <w:pPr>
              <w:pStyle w:val="a4"/>
              <w:jc w:val="left"/>
            </w:pPr>
            <w:r>
              <w:t xml:space="preserve">DL </w:t>
            </w:r>
            <w:r w:rsidR="00252471">
              <w:t>Beamer emulation scenario:</w:t>
            </w:r>
          </w:p>
          <w:p w14:paraId="64CE0009" w14:textId="007B58B0" w:rsidR="006D4FA9" w:rsidRDefault="006D4FA9" w:rsidP="000645D6">
            <w:pPr>
              <w:pStyle w:val="a4"/>
              <w:jc w:val="left"/>
            </w:pPr>
            <w:r>
              <w:t xml:space="preserve">0 – Round-robin of 8 input </w:t>
            </w:r>
            <w:r w:rsidR="00D91EC7">
              <w:t>eAxC</w:t>
            </w:r>
            <w:r>
              <w:t xml:space="preserve"> to 32 antennas</w:t>
            </w:r>
          </w:p>
          <w:p w14:paraId="2217560E" w14:textId="77777777" w:rsidR="006D4FA9" w:rsidRDefault="006D4FA9" w:rsidP="000645D6">
            <w:pPr>
              <w:pStyle w:val="a4"/>
              <w:jc w:val="left"/>
            </w:pPr>
            <w:r>
              <w:t xml:space="preserve">1 </w:t>
            </w:r>
            <w:r w:rsidR="00D91EC7">
              <w:t>–</w:t>
            </w:r>
            <w:r>
              <w:t xml:space="preserve"> </w:t>
            </w:r>
            <w:r w:rsidR="00E8626C">
              <w:t xml:space="preserve">four combinations of </w:t>
            </w:r>
            <w:r w:rsidR="00D91EC7">
              <w:t>Pi/2 rotation</w:t>
            </w:r>
            <w:r w:rsidR="00605487">
              <w:t xml:space="preserve"> per</w:t>
            </w:r>
            <w:r w:rsidR="00D91EC7">
              <w:t xml:space="preserve"> </w:t>
            </w:r>
            <w:r w:rsidR="00605487">
              <w:t>each</w:t>
            </w:r>
            <w:r w:rsidR="00D91EC7">
              <w:t xml:space="preserve"> </w:t>
            </w:r>
            <w:r w:rsidR="00605487">
              <w:t xml:space="preserve">of 8 </w:t>
            </w:r>
            <w:r w:rsidR="00D91EC7">
              <w:t>eAxC</w:t>
            </w:r>
            <w:r w:rsidR="00E8626C">
              <w:t xml:space="preserve"> </w:t>
            </w:r>
            <w:r w:rsidR="00605487">
              <w:t>to 32 antennas</w:t>
            </w:r>
          </w:p>
          <w:p w14:paraId="2F96BDE8" w14:textId="6286B876" w:rsidR="002133D0" w:rsidRDefault="002133D0" w:rsidP="000645D6">
            <w:pPr>
              <w:pStyle w:val="a4"/>
              <w:jc w:val="left"/>
            </w:pPr>
            <w:r>
              <w:t>2-3 – not supported yet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4500495E" w14:textId="77777777" w:rsidR="003E4C8E" w:rsidRDefault="003E4C8E" w:rsidP="000645D6">
            <w:pPr>
              <w:pStyle w:val="a4"/>
            </w:pPr>
          </w:p>
        </w:tc>
      </w:tr>
      <w:tr w:rsidR="008E7A4B" w:rsidRPr="006D4FA9" w14:paraId="3EDD5769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3226184D" w14:textId="77777777" w:rsidR="008E7A4B" w:rsidRDefault="008E7A4B" w:rsidP="008E7A4B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7A7EFFDC" w14:textId="220848F1" w:rsidR="008E7A4B" w:rsidRDefault="008E7A4B" w:rsidP="008E7A4B">
            <w:pPr>
              <w:pStyle w:val="a4"/>
              <w:jc w:val="center"/>
            </w:pPr>
            <w:r>
              <w:t>[</w:t>
            </w:r>
            <w:r w:rsidR="000548F5">
              <w:t>3</w:t>
            </w:r>
            <w:r>
              <w:t>:</w:t>
            </w:r>
            <w:r w:rsidR="000548F5">
              <w:t>2</w:t>
            </w:r>
            <w:r>
              <w:t>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752A9C78" w14:textId="4735B9F4" w:rsidR="008E7A4B" w:rsidRDefault="008E7A4B" w:rsidP="008E7A4B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7EC1AA0A" w14:textId="2AEFA8C8" w:rsidR="008E7A4B" w:rsidRDefault="000548F5" w:rsidP="008E7A4B">
            <w:pPr>
              <w:pStyle w:val="a4"/>
            </w:pPr>
            <w:r>
              <w:t>UL</w:t>
            </w:r>
            <w:r w:rsidR="008E7A4B">
              <w:t>_BEAM_EMUL_SCENARIO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66A54AF9" w14:textId="68E30243" w:rsidR="008E7A4B" w:rsidRDefault="008E7A4B" w:rsidP="008E7A4B">
            <w:pPr>
              <w:pStyle w:val="a4"/>
              <w:jc w:val="center"/>
            </w:pPr>
            <w:r>
              <w:t>2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67DAB7A7" w14:textId="47B3EA39" w:rsidR="008E7A4B" w:rsidRDefault="000548F5" w:rsidP="008E7A4B">
            <w:pPr>
              <w:pStyle w:val="a4"/>
              <w:jc w:val="left"/>
            </w:pPr>
            <w:r>
              <w:t xml:space="preserve">UL </w:t>
            </w:r>
            <w:r w:rsidR="008E7A4B">
              <w:t>Beamer emulation scenario:</w:t>
            </w:r>
          </w:p>
          <w:p w14:paraId="4CC47069" w14:textId="77777777" w:rsidR="008E7A4B" w:rsidRDefault="008E7A4B" w:rsidP="008E7A4B">
            <w:pPr>
              <w:pStyle w:val="a4"/>
              <w:jc w:val="left"/>
            </w:pPr>
            <w:r>
              <w:t>0 – Round-robin of 8 input eAxC to 32 antennas</w:t>
            </w:r>
          </w:p>
          <w:p w14:paraId="271957D1" w14:textId="77777777" w:rsidR="008E7A4B" w:rsidRDefault="008E7A4B" w:rsidP="008E7A4B">
            <w:pPr>
              <w:pStyle w:val="a4"/>
              <w:jc w:val="left"/>
            </w:pPr>
            <w:r>
              <w:t>1 – four combinations of Pi/2 rotation per each of 8 eAxC to 32 antennas</w:t>
            </w:r>
          </w:p>
          <w:p w14:paraId="6E3A30B5" w14:textId="124AC771" w:rsidR="008E7A4B" w:rsidRDefault="008E7A4B" w:rsidP="008E7A4B">
            <w:pPr>
              <w:pStyle w:val="a4"/>
              <w:jc w:val="left"/>
            </w:pPr>
            <w:r>
              <w:t>2-3 – not supported yet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496B926E" w14:textId="77777777" w:rsidR="008E7A4B" w:rsidRDefault="008E7A4B" w:rsidP="008E7A4B">
            <w:pPr>
              <w:pStyle w:val="a4"/>
            </w:pPr>
          </w:p>
        </w:tc>
      </w:tr>
      <w:tr w:rsidR="000548F5" w:rsidRPr="006D4FA9" w14:paraId="383444F8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65AEFAD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04D8EEA2" w14:textId="76558B26" w:rsidR="000548F5" w:rsidRDefault="000548F5" w:rsidP="000548F5">
            <w:pPr>
              <w:pStyle w:val="a4"/>
              <w:jc w:val="center"/>
            </w:pPr>
            <w:r>
              <w:t>[5:4]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11477401" w14:textId="29E0C526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7D39F1D9" w14:textId="438D3D12" w:rsidR="000548F5" w:rsidRDefault="000548F5" w:rsidP="000548F5">
            <w:pPr>
              <w:pStyle w:val="a4"/>
            </w:pPr>
            <w:r>
              <w:t>PRACH_BEAM_EMUL_SCENARIO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33000778" w14:textId="7BD22141" w:rsidR="000548F5" w:rsidRDefault="000548F5" w:rsidP="000548F5">
            <w:pPr>
              <w:pStyle w:val="a4"/>
              <w:jc w:val="center"/>
            </w:pPr>
            <w:r>
              <w:t>2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4752AAA2" w14:textId="6B2EDDC9" w:rsidR="000548F5" w:rsidRDefault="000548F5" w:rsidP="000548F5">
            <w:pPr>
              <w:pStyle w:val="a4"/>
              <w:jc w:val="left"/>
            </w:pPr>
            <w:r>
              <w:t>PRACH Beamer emulation scenario:</w:t>
            </w:r>
          </w:p>
          <w:p w14:paraId="4968D19B" w14:textId="77777777" w:rsidR="000548F5" w:rsidRDefault="000548F5" w:rsidP="000548F5">
            <w:pPr>
              <w:pStyle w:val="a4"/>
              <w:jc w:val="left"/>
            </w:pPr>
            <w:r>
              <w:t>0 – Round-robin of 8 input eAxC to 32 antennas</w:t>
            </w:r>
          </w:p>
          <w:p w14:paraId="553E0F75" w14:textId="77777777" w:rsidR="000548F5" w:rsidRDefault="000548F5" w:rsidP="000548F5">
            <w:pPr>
              <w:pStyle w:val="a4"/>
              <w:jc w:val="left"/>
            </w:pPr>
            <w:r>
              <w:t>1 – four combinations of Pi/2 rotation per each of 8 eAxC to 32 antennas</w:t>
            </w:r>
          </w:p>
          <w:p w14:paraId="232B6754" w14:textId="48E3E7C6" w:rsidR="000548F5" w:rsidRDefault="000548F5" w:rsidP="000548F5">
            <w:pPr>
              <w:pStyle w:val="a4"/>
              <w:jc w:val="left"/>
            </w:pPr>
            <w:r>
              <w:t>2-3 – not supported yet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5327C819" w14:textId="77777777" w:rsidR="000548F5" w:rsidRDefault="000548F5" w:rsidP="000548F5">
            <w:pPr>
              <w:pStyle w:val="a4"/>
            </w:pPr>
          </w:p>
        </w:tc>
      </w:tr>
      <w:tr w:rsidR="000548F5" w:rsidRPr="006D4FA9" w14:paraId="4C3653F6" w14:textId="77777777" w:rsidTr="008E7A4B">
        <w:tc>
          <w:tcPr>
            <w:tcW w:w="950" w:type="dxa"/>
            <w:tcBorders>
              <w:top w:val="single" w:sz="4" w:space="0" w:color="auto"/>
              <w:bottom w:val="single" w:sz="12" w:space="0" w:color="auto"/>
            </w:tcBorders>
          </w:tcPr>
          <w:p w14:paraId="7726686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  <w:bottom w:val="single" w:sz="12" w:space="0" w:color="auto"/>
            </w:tcBorders>
          </w:tcPr>
          <w:p w14:paraId="177F1294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top w:val="single" w:sz="4" w:space="0" w:color="auto"/>
              <w:bottom w:val="single" w:sz="12" w:space="0" w:color="auto"/>
            </w:tcBorders>
          </w:tcPr>
          <w:p w14:paraId="00F87A3B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top w:val="single" w:sz="4" w:space="0" w:color="auto"/>
              <w:bottom w:val="single" w:sz="12" w:space="0" w:color="auto"/>
            </w:tcBorders>
          </w:tcPr>
          <w:p w14:paraId="5775E154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top w:val="single" w:sz="4" w:space="0" w:color="auto"/>
              <w:bottom w:val="single" w:sz="12" w:space="0" w:color="auto"/>
            </w:tcBorders>
          </w:tcPr>
          <w:p w14:paraId="605240B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top w:val="single" w:sz="4" w:space="0" w:color="auto"/>
              <w:bottom w:val="single" w:sz="12" w:space="0" w:color="auto"/>
            </w:tcBorders>
          </w:tcPr>
          <w:p w14:paraId="4E8877D4" w14:textId="77777777" w:rsidR="000548F5" w:rsidRDefault="000548F5" w:rsidP="000548F5">
            <w:pPr>
              <w:pStyle w:val="a4"/>
              <w:jc w:val="left"/>
            </w:pPr>
          </w:p>
        </w:tc>
        <w:tc>
          <w:tcPr>
            <w:tcW w:w="742" w:type="dxa"/>
            <w:tcBorders>
              <w:top w:val="single" w:sz="4" w:space="0" w:color="auto"/>
              <w:bottom w:val="single" w:sz="12" w:space="0" w:color="auto"/>
            </w:tcBorders>
          </w:tcPr>
          <w:p w14:paraId="6469DC53" w14:textId="77777777" w:rsidR="000548F5" w:rsidRDefault="000548F5" w:rsidP="000548F5">
            <w:pPr>
              <w:pStyle w:val="a4"/>
            </w:pPr>
          </w:p>
        </w:tc>
      </w:tr>
      <w:tr w:rsidR="000548F5" w:rsidRPr="00573A9D" w14:paraId="3FA03AF7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6C895790" w14:textId="010AE3B7" w:rsidR="000548F5" w:rsidRDefault="000548F5" w:rsidP="000548F5">
            <w:pPr>
              <w:pStyle w:val="a4"/>
              <w:jc w:val="center"/>
            </w:pPr>
            <w:r>
              <w:t>0x4</w:t>
            </w: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6BF11EF4" w14:textId="0FC372E4" w:rsidR="000548F5" w:rsidRDefault="000548F5" w:rsidP="000548F5">
            <w:pPr>
              <w:pStyle w:val="a4"/>
              <w:jc w:val="center"/>
            </w:pPr>
            <w:r>
              <w:t>[0]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1C3D695C" w14:textId="2A62720E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7AFFA57E" w14:textId="6BF33DF3" w:rsidR="000548F5" w:rsidRDefault="000548F5" w:rsidP="000548F5">
            <w:pPr>
              <w:pStyle w:val="a4"/>
            </w:pPr>
            <w:r>
              <w:t>DL_UDCOMPHDR_RMV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3C7CC005" w14:textId="6D9C7881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4DEDB033" w14:textId="4C467CF0" w:rsidR="000548F5" w:rsidRDefault="000548F5" w:rsidP="000548F5">
            <w:pPr>
              <w:pStyle w:val="a4"/>
              <w:jc w:val="left"/>
            </w:pPr>
            <w:r>
              <w:t>Remove udCompHdr in DL input data stream</w:t>
            </w:r>
          </w:p>
          <w:p w14:paraId="18DF535D" w14:textId="51F48A2F" w:rsidR="000548F5" w:rsidRDefault="000548F5" w:rsidP="000548F5">
            <w:pPr>
              <w:pStyle w:val="a4"/>
              <w:jc w:val="left"/>
            </w:pPr>
            <w:r>
              <w:lastRenderedPageBreak/>
              <w:t>0 – disable, 1 – enable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4A8DDE91" w14:textId="7A465D4A" w:rsidR="000548F5" w:rsidRDefault="000548F5" w:rsidP="000548F5">
            <w:pPr>
              <w:pStyle w:val="a4"/>
            </w:pPr>
            <w:r>
              <w:lastRenderedPageBreak/>
              <w:t>1</w:t>
            </w:r>
          </w:p>
        </w:tc>
      </w:tr>
      <w:tr w:rsidR="000548F5" w:rsidRPr="00573A9D" w14:paraId="57A59F9C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7F610BC1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490CEE8A" w14:textId="21338C8C" w:rsidR="000548F5" w:rsidRDefault="000548F5" w:rsidP="000548F5">
            <w:pPr>
              <w:pStyle w:val="a4"/>
              <w:jc w:val="center"/>
            </w:pPr>
            <w:r>
              <w:t>[1]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1027EEB1" w14:textId="0D714F37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66FCA582" w14:textId="66382CB7" w:rsidR="000548F5" w:rsidRDefault="000548F5" w:rsidP="000548F5">
            <w:pPr>
              <w:pStyle w:val="a4"/>
            </w:pPr>
            <w:r>
              <w:t>DL_IQ_BYTE_SWAP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056668B0" w14:textId="14184E03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44CAD019" w14:textId="444CAFDA" w:rsidR="000548F5" w:rsidRDefault="000548F5" w:rsidP="000548F5">
            <w:pPr>
              <w:pStyle w:val="a4"/>
              <w:jc w:val="left"/>
            </w:pPr>
            <w:r>
              <w:t>Byte swapping of each IQ-component of DL input data stream: 0 – disable, 1 - enable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339E36B5" w14:textId="4D0319D5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43CD069D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341B053C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0BA4947C" w14:textId="1D7D4A5D" w:rsidR="000548F5" w:rsidRDefault="000548F5" w:rsidP="000548F5">
            <w:pPr>
              <w:pStyle w:val="a4"/>
              <w:jc w:val="center"/>
            </w:pPr>
            <w:r>
              <w:t>[2]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43E109AD" w14:textId="77B26A97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2B3D0744" w14:textId="0FA90ADA" w:rsidR="000548F5" w:rsidRDefault="000548F5" w:rsidP="000548F5">
            <w:pPr>
              <w:pStyle w:val="a4"/>
            </w:pPr>
            <w:r>
              <w:t>UL_UDCOMPHDR_</w:t>
            </w:r>
            <w:r w:rsidR="008C753F">
              <w:t>ADD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5F4C983D" w14:textId="0660F4B0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5097BC22" w14:textId="69ECAE59" w:rsidR="000548F5" w:rsidRDefault="008C753F" w:rsidP="000548F5">
            <w:pPr>
              <w:pStyle w:val="a4"/>
              <w:jc w:val="left"/>
            </w:pPr>
            <w:r>
              <w:t>Add</w:t>
            </w:r>
            <w:r w:rsidR="000548F5">
              <w:t xml:space="preserve"> udCompHdr in UL output data stream</w:t>
            </w:r>
          </w:p>
          <w:p w14:paraId="18794284" w14:textId="68194708" w:rsidR="000548F5" w:rsidRDefault="000548F5" w:rsidP="000548F5">
            <w:pPr>
              <w:pStyle w:val="a4"/>
              <w:jc w:val="left"/>
            </w:pPr>
            <w:r>
              <w:t>0 – disable, 1 – enable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7EF97A12" w14:textId="2CC6E037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60BC0E20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077F7F7B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414A3FC4" w14:textId="45F421A2" w:rsidR="000548F5" w:rsidRDefault="000548F5" w:rsidP="000548F5">
            <w:pPr>
              <w:pStyle w:val="a4"/>
              <w:jc w:val="center"/>
            </w:pPr>
            <w:r>
              <w:t>[3]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587D10E0" w14:textId="2AD1B27C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50FD56F0" w14:textId="65DAE24F" w:rsidR="000548F5" w:rsidRDefault="000548F5" w:rsidP="000548F5">
            <w:pPr>
              <w:pStyle w:val="a4"/>
            </w:pPr>
            <w:r>
              <w:t>UL_IQ_BYTE_SWAP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21FD0ECE" w14:textId="5BD75B54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042DB19B" w14:textId="2183DDDB" w:rsidR="000548F5" w:rsidRDefault="000548F5" w:rsidP="000548F5">
            <w:pPr>
              <w:pStyle w:val="a4"/>
              <w:jc w:val="left"/>
            </w:pPr>
            <w:r>
              <w:t>Byte swapping of each IQ-component of UL output data stream: 0 – disable, 1 – enable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680346B2" w14:textId="38ED1B5A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641DB582" w14:textId="77777777" w:rsidTr="008E7A4B">
        <w:tc>
          <w:tcPr>
            <w:tcW w:w="950" w:type="dxa"/>
            <w:tcBorders>
              <w:bottom w:val="single" w:sz="4" w:space="0" w:color="auto"/>
            </w:tcBorders>
          </w:tcPr>
          <w:p w14:paraId="40BF09C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7BE5D975" w14:textId="3FC2BFC1" w:rsidR="000548F5" w:rsidRDefault="000548F5" w:rsidP="000548F5">
            <w:pPr>
              <w:pStyle w:val="a4"/>
              <w:jc w:val="center"/>
            </w:pPr>
            <w:r>
              <w:t>[4]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3BD469C5" w14:textId="408FCA71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4" w:space="0" w:color="auto"/>
            </w:tcBorders>
          </w:tcPr>
          <w:p w14:paraId="5EEA859A" w14:textId="7C810F7B" w:rsidR="000548F5" w:rsidRDefault="000548F5" w:rsidP="000548F5">
            <w:pPr>
              <w:pStyle w:val="a4"/>
            </w:pPr>
            <w:r>
              <w:t>PRACH_UDCOMPHDR_</w:t>
            </w:r>
            <w:r w:rsidR="008C753F">
              <w:t>ADD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66145962" w14:textId="6FACBF04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47DB3610" w14:textId="070CC1EF" w:rsidR="000548F5" w:rsidRDefault="008C753F" w:rsidP="000548F5">
            <w:pPr>
              <w:pStyle w:val="a4"/>
              <w:jc w:val="left"/>
            </w:pPr>
            <w:r>
              <w:t>Add</w:t>
            </w:r>
            <w:r w:rsidR="000548F5">
              <w:t xml:space="preserve"> udCompHdr in PRACH output data stream</w:t>
            </w:r>
          </w:p>
          <w:p w14:paraId="35B5E8C8" w14:textId="3FB5E179" w:rsidR="000548F5" w:rsidRDefault="000548F5" w:rsidP="000548F5">
            <w:pPr>
              <w:pStyle w:val="a4"/>
              <w:jc w:val="left"/>
            </w:pPr>
            <w:r>
              <w:t>0 – disable, 1 – enable</w:t>
            </w: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1EB014E1" w14:textId="3CEE913C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6EBF2FE8" w14:textId="77777777" w:rsidTr="008E7A4B"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14:paraId="0226C509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2461A278" w14:textId="01F787CE" w:rsidR="000548F5" w:rsidRDefault="000548F5" w:rsidP="000548F5">
            <w:pPr>
              <w:pStyle w:val="a4"/>
              <w:jc w:val="center"/>
            </w:pPr>
            <w:r>
              <w:t>[5]</w:t>
            </w:r>
          </w:p>
        </w:tc>
        <w:tc>
          <w:tcPr>
            <w:tcW w:w="693" w:type="dxa"/>
            <w:tcBorders>
              <w:top w:val="single" w:sz="4" w:space="0" w:color="auto"/>
              <w:bottom w:val="single" w:sz="4" w:space="0" w:color="auto"/>
            </w:tcBorders>
          </w:tcPr>
          <w:p w14:paraId="50A291EA" w14:textId="5583C818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  <w:bottom w:val="single" w:sz="4" w:space="0" w:color="auto"/>
            </w:tcBorders>
          </w:tcPr>
          <w:p w14:paraId="07C490F5" w14:textId="1DC3D0CA" w:rsidR="000548F5" w:rsidRDefault="000548F5" w:rsidP="000548F5">
            <w:pPr>
              <w:pStyle w:val="a4"/>
            </w:pPr>
            <w:r>
              <w:t>PRACH_IQ_BYTE_SWAP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</w:tcPr>
          <w:p w14:paraId="1AF9BD68" w14:textId="0BA2C989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4" w:space="0" w:color="auto"/>
            </w:tcBorders>
          </w:tcPr>
          <w:p w14:paraId="79E3ED4F" w14:textId="40A4B95C" w:rsidR="000548F5" w:rsidRDefault="000548F5" w:rsidP="000548F5">
            <w:pPr>
              <w:pStyle w:val="a4"/>
              <w:jc w:val="left"/>
            </w:pPr>
            <w:r>
              <w:t>Byte swapping of each IQ-component of PRACH output data stream: 0 – disable, 1 – enable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3813E82F" w14:textId="2B539741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03E262D1" w14:textId="77777777" w:rsidTr="008E7A4B"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14:paraId="2E6A896E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482707C5" w14:textId="5712AB83" w:rsidR="000548F5" w:rsidRDefault="000548F5" w:rsidP="000548F5">
            <w:pPr>
              <w:pStyle w:val="a4"/>
              <w:jc w:val="center"/>
            </w:pPr>
            <w:r>
              <w:t>[6]</w:t>
            </w:r>
          </w:p>
        </w:tc>
        <w:tc>
          <w:tcPr>
            <w:tcW w:w="693" w:type="dxa"/>
            <w:tcBorders>
              <w:top w:val="single" w:sz="4" w:space="0" w:color="auto"/>
              <w:bottom w:val="single" w:sz="4" w:space="0" w:color="auto"/>
            </w:tcBorders>
          </w:tcPr>
          <w:p w14:paraId="1C61DCFF" w14:textId="64D92B7E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  <w:bottom w:val="single" w:sz="4" w:space="0" w:color="auto"/>
            </w:tcBorders>
          </w:tcPr>
          <w:p w14:paraId="7167E09A" w14:textId="09E7A808" w:rsidR="000548F5" w:rsidRDefault="000548F5" w:rsidP="000548F5">
            <w:pPr>
              <w:pStyle w:val="a4"/>
            </w:pPr>
            <w:r>
              <w:t>SRS_UDCOMPHDR_</w:t>
            </w:r>
            <w:r w:rsidR="008C753F">
              <w:t>ADD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</w:tcPr>
          <w:p w14:paraId="3920561A" w14:textId="454A1837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4" w:space="0" w:color="auto"/>
            </w:tcBorders>
          </w:tcPr>
          <w:p w14:paraId="468FC195" w14:textId="7C05370D" w:rsidR="000548F5" w:rsidRDefault="008C753F" w:rsidP="000548F5">
            <w:pPr>
              <w:pStyle w:val="a4"/>
              <w:jc w:val="left"/>
            </w:pPr>
            <w:r>
              <w:t>Add</w:t>
            </w:r>
            <w:r w:rsidR="000548F5">
              <w:t xml:space="preserve"> udCompHdr in SRS output data stream</w:t>
            </w:r>
          </w:p>
          <w:p w14:paraId="2893FB7D" w14:textId="14025589" w:rsidR="000548F5" w:rsidRDefault="000548F5" w:rsidP="000548F5">
            <w:pPr>
              <w:pStyle w:val="a4"/>
              <w:jc w:val="left"/>
            </w:pPr>
            <w:r>
              <w:t>0 – disable, 1 – enable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5023AE4B" w14:textId="38982B88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37E2B266" w14:textId="77777777" w:rsidTr="008E7A4B">
        <w:tc>
          <w:tcPr>
            <w:tcW w:w="950" w:type="dxa"/>
            <w:tcBorders>
              <w:top w:val="single" w:sz="4" w:space="0" w:color="auto"/>
              <w:bottom w:val="single" w:sz="12" w:space="0" w:color="auto"/>
            </w:tcBorders>
          </w:tcPr>
          <w:p w14:paraId="6AC09192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  <w:bottom w:val="single" w:sz="12" w:space="0" w:color="auto"/>
            </w:tcBorders>
          </w:tcPr>
          <w:p w14:paraId="789D8074" w14:textId="04FBE9A7" w:rsidR="000548F5" w:rsidRDefault="000548F5" w:rsidP="000548F5">
            <w:pPr>
              <w:pStyle w:val="a4"/>
              <w:jc w:val="center"/>
            </w:pPr>
            <w:r>
              <w:t>[7]</w:t>
            </w:r>
          </w:p>
        </w:tc>
        <w:tc>
          <w:tcPr>
            <w:tcW w:w="693" w:type="dxa"/>
            <w:tcBorders>
              <w:top w:val="single" w:sz="4" w:space="0" w:color="auto"/>
              <w:bottom w:val="single" w:sz="12" w:space="0" w:color="auto"/>
            </w:tcBorders>
          </w:tcPr>
          <w:p w14:paraId="4D55C9FE" w14:textId="403A9F09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  <w:bottom w:val="single" w:sz="12" w:space="0" w:color="auto"/>
            </w:tcBorders>
          </w:tcPr>
          <w:p w14:paraId="6F32E5D2" w14:textId="0753274D" w:rsidR="000548F5" w:rsidRDefault="000548F5" w:rsidP="000548F5">
            <w:pPr>
              <w:pStyle w:val="a4"/>
            </w:pPr>
            <w:r>
              <w:t>SRS_IQ_BYTE_SWAP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12" w:space="0" w:color="auto"/>
            </w:tcBorders>
          </w:tcPr>
          <w:p w14:paraId="0EA78D3F" w14:textId="5F6C5668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12" w:space="0" w:color="auto"/>
            </w:tcBorders>
          </w:tcPr>
          <w:p w14:paraId="4CE2695A" w14:textId="29245026" w:rsidR="000548F5" w:rsidRDefault="000548F5" w:rsidP="000548F5">
            <w:pPr>
              <w:pStyle w:val="a4"/>
              <w:jc w:val="left"/>
            </w:pPr>
            <w:r>
              <w:t>Byte swapping of each IQ-component of SRS output data stream: 0 – disable, 1 – enable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12" w:space="0" w:color="auto"/>
            </w:tcBorders>
          </w:tcPr>
          <w:p w14:paraId="24F075C4" w14:textId="3EE519E8" w:rsidR="000548F5" w:rsidRDefault="000548F5" w:rsidP="000548F5">
            <w:pPr>
              <w:pStyle w:val="a4"/>
            </w:pPr>
            <w:r>
              <w:t>1</w:t>
            </w:r>
          </w:p>
        </w:tc>
      </w:tr>
      <w:tr w:rsidR="000548F5" w:rsidRPr="00573A9D" w14:paraId="18082D83" w14:textId="77777777" w:rsidTr="008E7A4B">
        <w:tc>
          <w:tcPr>
            <w:tcW w:w="9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E9720D5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6D394F3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E05F4A2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586DA32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16D8701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41E11F35" w14:textId="77777777" w:rsidR="000548F5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74771908" w14:textId="77777777" w:rsidR="000548F5" w:rsidRPr="0020452D" w:rsidRDefault="000548F5" w:rsidP="000548F5">
            <w:pPr>
              <w:pStyle w:val="a4"/>
            </w:pPr>
          </w:p>
        </w:tc>
      </w:tr>
      <w:tr w:rsidR="000548F5" w:rsidRPr="00BF5EE5" w14:paraId="27A19DA7" w14:textId="77777777" w:rsidTr="00454937">
        <w:tc>
          <w:tcPr>
            <w:tcW w:w="10034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51C5AD99" w14:textId="3D377315" w:rsidR="000548F5" w:rsidRPr="00821ABB" w:rsidRDefault="000548F5" w:rsidP="000548F5">
            <w:pPr>
              <w:pStyle w:val="a4"/>
              <w:jc w:val="center"/>
              <w:rPr>
                <w:i/>
                <w:iCs/>
              </w:rPr>
            </w:pPr>
            <w:r w:rsidRPr="00821ABB">
              <w:rPr>
                <w:i/>
                <w:iCs/>
              </w:rPr>
              <w:t>Frame Configuration</w:t>
            </w:r>
          </w:p>
        </w:tc>
      </w:tr>
      <w:tr w:rsidR="000548F5" w:rsidRPr="00C861D5" w14:paraId="78777FF8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3814F944" w14:textId="6CC95257" w:rsidR="000548F5" w:rsidRDefault="000548F5" w:rsidP="000548F5">
            <w:pPr>
              <w:pStyle w:val="a4"/>
              <w:jc w:val="center"/>
            </w:pPr>
            <w:r>
              <w:t>0x8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17AB88D6" w14:textId="61B1831C" w:rsidR="000548F5" w:rsidRPr="0020452D" w:rsidRDefault="000548F5" w:rsidP="000548F5">
            <w:pPr>
              <w:pStyle w:val="a4"/>
              <w:jc w:val="center"/>
            </w:pPr>
            <w:r>
              <w:t>[3:0]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2AAD3922" w14:textId="4DF7E87B" w:rsidR="000548F5" w:rsidRPr="00C861D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52759A74" w14:textId="7B73A00B" w:rsidR="000548F5" w:rsidRPr="0020452D" w:rsidRDefault="000548F5" w:rsidP="000548F5">
            <w:pPr>
              <w:pStyle w:val="a4"/>
            </w:pPr>
            <w:r>
              <w:t>DL_SUBFRAME_NUM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04B32A76" w14:textId="163D624D" w:rsidR="000548F5" w:rsidRDefault="000548F5" w:rsidP="000548F5">
            <w:pPr>
              <w:pStyle w:val="a4"/>
              <w:jc w:val="center"/>
            </w:pPr>
            <w:r>
              <w:t>4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6870ADEE" w14:textId="5439376E" w:rsidR="000548F5" w:rsidRPr="00263A92" w:rsidRDefault="000548F5" w:rsidP="000548F5">
            <w:pPr>
              <w:pStyle w:val="a4"/>
            </w:pPr>
            <w:r>
              <w:t>Number of subframes per frame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45CD8516" w14:textId="0AF9FCCA" w:rsidR="000548F5" w:rsidRPr="0020452D" w:rsidRDefault="000548F5" w:rsidP="000548F5">
            <w:pPr>
              <w:pStyle w:val="a4"/>
            </w:pPr>
            <w:r>
              <w:t>2</w:t>
            </w:r>
          </w:p>
        </w:tc>
      </w:tr>
      <w:tr w:rsidR="000548F5" w:rsidRPr="00C861D5" w14:paraId="1E941E2F" w14:textId="77777777" w:rsidTr="008E7A4B">
        <w:tc>
          <w:tcPr>
            <w:tcW w:w="950" w:type="dxa"/>
          </w:tcPr>
          <w:p w14:paraId="1B754B47" w14:textId="7C0C9E06" w:rsidR="000548F5" w:rsidRPr="00E5022D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7DD591C5" w14:textId="469A0598" w:rsidR="000548F5" w:rsidRPr="0020452D" w:rsidRDefault="000548F5" w:rsidP="000548F5">
            <w:pPr>
              <w:pStyle w:val="a4"/>
              <w:jc w:val="center"/>
            </w:pPr>
            <w:r>
              <w:t>[11:4]</w:t>
            </w:r>
          </w:p>
        </w:tc>
        <w:tc>
          <w:tcPr>
            <w:tcW w:w="693" w:type="dxa"/>
          </w:tcPr>
          <w:p w14:paraId="05462E80" w14:textId="7134E9AD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7072A8C2" w14:textId="44BD1DD4" w:rsidR="000548F5" w:rsidRPr="00B76593" w:rsidRDefault="000548F5" w:rsidP="000548F5">
            <w:pPr>
              <w:pStyle w:val="a4"/>
            </w:pPr>
            <w:r>
              <w:t>DL_SLOTS_NUM</w:t>
            </w:r>
          </w:p>
        </w:tc>
        <w:tc>
          <w:tcPr>
            <w:tcW w:w="656" w:type="dxa"/>
          </w:tcPr>
          <w:p w14:paraId="79C10685" w14:textId="18967604" w:rsidR="000548F5" w:rsidRDefault="000548F5" w:rsidP="000548F5">
            <w:pPr>
              <w:pStyle w:val="a4"/>
              <w:jc w:val="center"/>
            </w:pPr>
            <w:r>
              <w:t>8</w:t>
            </w:r>
          </w:p>
        </w:tc>
        <w:tc>
          <w:tcPr>
            <w:tcW w:w="2392" w:type="dxa"/>
          </w:tcPr>
          <w:p w14:paraId="7D2419D1" w14:textId="0A82A0A7" w:rsidR="000548F5" w:rsidRPr="000C672A" w:rsidRDefault="000548F5" w:rsidP="000548F5">
            <w:pPr>
              <w:pStyle w:val="a4"/>
            </w:pPr>
            <w:r>
              <w:t>Number of slots per frame</w:t>
            </w:r>
          </w:p>
        </w:tc>
        <w:tc>
          <w:tcPr>
            <w:tcW w:w="742" w:type="dxa"/>
          </w:tcPr>
          <w:p w14:paraId="6CFF70B7" w14:textId="0AC4AAEB" w:rsidR="000548F5" w:rsidRPr="0020452D" w:rsidRDefault="000548F5" w:rsidP="000548F5">
            <w:pPr>
              <w:pStyle w:val="a4"/>
            </w:pPr>
            <w:r>
              <w:t>20</w:t>
            </w:r>
          </w:p>
        </w:tc>
      </w:tr>
      <w:tr w:rsidR="000548F5" w:rsidRPr="00C861D5" w14:paraId="7D8D175C" w14:textId="77777777" w:rsidTr="008E7A4B">
        <w:tc>
          <w:tcPr>
            <w:tcW w:w="950" w:type="dxa"/>
          </w:tcPr>
          <w:p w14:paraId="3356B4BC" w14:textId="77777777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20606AF6" w14:textId="0BA61526" w:rsidR="000548F5" w:rsidRPr="0020452D" w:rsidRDefault="000548F5" w:rsidP="000548F5">
            <w:pPr>
              <w:pStyle w:val="a4"/>
              <w:jc w:val="center"/>
            </w:pPr>
            <w:r>
              <w:t>[15:12]</w:t>
            </w:r>
          </w:p>
        </w:tc>
        <w:tc>
          <w:tcPr>
            <w:tcW w:w="693" w:type="dxa"/>
          </w:tcPr>
          <w:p w14:paraId="2DF430F7" w14:textId="05D7722B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0C074628" w14:textId="262E1533" w:rsidR="000548F5" w:rsidRPr="0020452D" w:rsidRDefault="000548F5" w:rsidP="000548F5">
            <w:pPr>
              <w:pStyle w:val="a4"/>
            </w:pPr>
            <w:r>
              <w:t>DL_SYMB_NUM</w:t>
            </w:r>
          </w:p>
        </w:tc>
        <w:tc>
          <w:tcPr>
            <w:tcW w:w="656" w:type="dxa"/>
          </w:tcPr>
          <w:p w14:paraId="0E1B1884" w14:textId="418147AE" w:rsidR="000548F5" w:rsidRDefault="000548F5" w:rsidP="000548F5">
            <w:pPr>
              <w:pStyle w:val="a4"/>
              <w:jc w:val="center"/>
            </w:pPr>
            <w:r>
              <w:t>4</w:t>
            </w:r>
          </w:p>
        </w:tc>
        <w:tc>
          <w:tcPr>
            <w:tcW w:w="2392" w:type="dxa"/>
          </w:tcPr>
          <w:p w14:paraId="40884B55" w14:textId="1D125DDF" w:rsidR="000548F5" w:rsidRPr="000C672A" w:rsidRDefault="000548F5" w:rsidP="000548F5">
            <w:pPr>
              <w:pStyle w:val="a4"/>
            </w:pPr>
            <w:r>
              <w:t>Number of symbols per slot</w:t>
            </w:r>
          </w:p>
        </w:tc>
        <w:tc>
          <w:tcPr>
            <w:tcW w:w="742" w:type="dxa"/>
          </w:tcPr>
          <w:p w14:paraId="47BECB61" w14:textId="148A6F04" w:rsidR="000548F5" w:rsidRPr="0020452D" w:rsidRDefault="000548F5" w:rsidP="000548F5">
            <w:pPr>
              <w:pStyle w:val="a4"/>
            </w:pPr>
            <w:r>
              <w:t>14</w:t>
            </w:r>
          </w:p>
        </w:tc>
      </w:tr>
      <w:tr w:rsidR="000548F5" w:rsidRPr="00C861D5" w14:paraId="1CB27612" w14:textId="77777777" w:rsidTr="008E7A4B">
        <w:tc>
          <w:tcPr>
            <w:tcW w:w="950" w:type="dxa"/>
          </w:tcPr>
          <w:p w14:paraId="28C61D6F" w14:textId="77777777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5363EC49" w14:textId="28E42B32" w:rsidR="000548F5" w:rsidRPr="0020452D" w:rsidRDefault="000548F5" w:rsidP="000548F5">
            <w:pPr>
              <w:pStyle w:val="a4"/>
              <w:jc w:val="center"/>
            </w:pPr>
            <w:r>
              <w:t>[24:16]</w:t>
            </w:r>
          </w:p>
        </w:tc>
        <w:tc>
          <w:tcPr>
            <w:tcW w:w="693" w:type="dxa"/>
          </w:tcPr>
          <w:p w14:paraId="3B6C98DE" w14:textId="7ACA2FC7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50314926" w14:textId="50F00E6F" w:rsidR="000548F5" w:rsidRPr="0020452D" w:rsidRDefault="000548F5" w:rsidP="000548F5">
            <w:pPr>
              <w:pStyle w:val="a4"/>
            </w:pPr>
            <w:r>
              <w:t>DL_RB_NUM</w:t>
            </w:r>
          </w:p>
        </w:tc>
        <w:tc>
          <w:tcPr>
            <w:tcW w:w="656" w:type="dxa"/>
          </w:tcPr>
          <w:p w14:paraId="0DD0221B" w14:textId="243C6BE5" w:rsidR="000548F5" w:rsidRDefault="000548F5" w:rsidP="000548F5">
            <w:pPr>
              <w:pStyle w:val="a4"/>
              <w:jc w:val="center"/>
            </w:pPr>
            <w:r>
              <w:t>9</w:t>
            </w:r>
          </w:p>
        </w:tc>
        <w:tc>
          <w:tcPr>
            <w:tcW w:w="2392" w:type="dxa"/>
          </w:tcPr>
          <w:p w14:paraId="04B91D7C" w14:textId="7DA32A1D" w:rsidR="000548F5" w:rsidRPr="00263A92" w:rsidRDefault="000548F5" w:rsidP="000548F5">
            <w:pPr>
              <w:pStyle w:val="a4"/>
            </w:pPr>
            <w:r>
              <w:t>Number of resource blocks (RB) per symbol</w:t>
            </w:r>
          </w:p>
        </w:tc>
        <w:tc>
          <w:tcPr>
            <w:tcW w:w="742" w:type="dxa"/>
          </w:tcPr>
          <w:p w14:paraId="4CACCFF3" w14:textId="4888CD70" w:rsidR="000548F5" w:rsidRPr="0020452D" w:rsidRDefault="000548F5" w:rsidP="000548F5">
            <w:pPr>
              <w:pStyle w:val="a4"/>
            </w:pPr>
            <w:r>
              <w:t>273</w:t>
            </w:r>
          </w:p>
        </w:tc>
      </w:tr>
      <w:tr w:rsidR="000548F5" w:rsidRPr="00C861D5" w14:paraId="45226D1F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05684D62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0D6D6EF6" w14:textId="1A2E773F" w:rsidR="000548F5" w:rsidRPr="0020452D" w:rsidRDefault="000548F5" w:rsidP="000548F5">
            <w:pPr>
              <w:pStyle w:val="a4"/>
              <w:jc w:val="center"/>
            </w:pPr>
            <w:r>
              <w:t>[28:25]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3A469C59" w14:textId="132C6C3C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41E8D906" w14:textId="2466880D" w:rsidR="000548F5" w:rsidRPr="00480B72" w:rsidRDefault="000548F5" w:rsidP="000548F5">
            <w:pPr>
              <w:pStyle w:val="a4"/>
              <w:rPr>
                <w:lang w:val="ru-RU"/>
              </w:rPr>
            </w:pPr>
            <w:r>
              <w:t>DL_SC_NUM</w:t>
            </w: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1CDA9B17" w14:textId="346D774E" w:rsidR="000548F5" w:rsidRDefault="000548F5" w:rsidP="000548F5">
            <w:pPr>
              <w:pStyle w:val="a4"/>
              <w:jc w:val="center"/>
            </w:pPr>
            <w:r>
              <w:t>4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097C8804" w14:textId="34F9381D" w:rsidR="000548F5" w:rsidRDefault="000548F5" w:rsidP="000548F5">
            <w:pPr>
              <w:pStyle w:val="a4"/>
            </w:pPr>
            <w:r>
              <w:t>Number of subcarriers per RB</w:t>
            </w: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097ABFF2" w14:textId="41E38E02" w:rsidR="000548F5" w:rsidRPr="0020452D" w:rsidRDefault="000548F5" w:rsidP="000548F5">
            <w:pPr>
              <w:pStyle w:val="a4"/>
            </w:pPr>
            <w:r>
              <w:t>12</w:t>
            </w:r>
          </w:p>
        </w:tc>
      </w:tr>
      <w:tr w:rsidR="000548F5" w:rsidRPr="00C861D5" w14:paraId="3D465CE6" w14:textId="77777777" w:rsidTr="008E7A4B">
        <w:tc>
          <w:tcPr>
            <w:tcW w:w="950" w:type="dxa"/>
            <w:tcBorders>
              <w:top w:val="single" w:sz="12" w:space="0" w:color="auto"/>
              <w:bottom w:val="single" w:sz="4" w:space="0" w:color="auto"/>
            </w:tcBorders>
          </w:tcPr>
          <w:p w14:paraId="0739CD70" w14:textId="2A8BCEB9" w:rsidR="000548F5" w:rsidRDefault="000548F5" w:rsidP="000548F5">
            <w:pPr>
              <w:pStyle w:val="a4"/>
              <w:jc w:val="center"/>
            </w:pPr>
            <w:r>
              <w:t>0x9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4" w:space="0" w:color="auto"/>
            </w:tcBorders>
          </w:tcPr>
          <w:p w14:paraId="4F8AF6E3" w14:textId="33CC2901" w:rsidR="000548F5" w:rsidRDefault="000548F5" w:rsidP="000548F5">
            <w:pPr>
              <w:pStyle w:val="a4"/>
              <w:jc w:val="center"/>
            </w:pPr>
            <w:r>
              <w:t>[12:0]</w:t>
            </w:r>
          </w:p>
        </w:tc>
        <w:tc>
          <w:tcPr>
            <w:tcW w:w="693" w:type="dxa"/>
            <w:tcBorders>
              <w:top w:val="single" w:sz="12" w:space="0" w:color="auto"/>
              <w:bottom w:val="single" w:sz="4" w:space="0" w:color="auto"/>
            </w:tcBorders>
          </w:tcPr>
          <w:p w14:paraId="212E3AF5" w14:textId="7275274C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  <w:bottom w:val="single" w:sz="4" w:space="0" w:color="auto"/>
            </w:tcBorders>
          </w:tcPr>
          <w:p w14:paraId="05989057" w14:textId="0C7E1864" w:rsidR="000548F5" w:rsidRDefault="000548F5" w:rsidP="000548F5">
            <w:pPr>
              <w:pStyle w:val="a4"/>
            </w:pPr>
            <w:r>
              <w:t>DL_SYMB_FFT_SIZE</w:t>
            </w:r>
          </w:p>
        </w:tc>
        <w:tc>
          <w:tcPr>
            <w:tcW w:w="656" w:type="dxa"/>
            <w:tcBorders>
              <w:top w:val="single" w:sz="12" w:space="0" w:color="auto"/>
              <w:bottom w:val="single" w:sz="4" w:space="0" w:color="auto"/>
            </w:tcBorders>
          </w:tcPr>
          <w:p w14:paraId="48E60A15" w14:textId="47AEF12D" w:rsidR="000548F5" w:rsidRDefault="000548F5" w:rsidP="000548F5">
            <w:pPr>
              <w:pStyle w:val="a4"/>
              <w:jc w:val="center"/>
            </w:pPr>
            <w:r>
              <w:t>13</w:t>
            </w:r>
          </w:p>
        </w:tc>
        <w:tc>
          <w:tcPr>
            <w:tcW w:w="2392" w:type="dxa"/>
            <w:tcBorders>
              <w:top w:val="single" w:sz="12" w:space="0" w:color="auto"/>
              <w:bottom w:val="single" w:sz="4" w:space="0" w:color="auto"/>
            </w:tcBorders>
          </w:tcPr>
          <w:p w14:paraId="3C1DB579" w14:textId="2A50C2C5" w:rsidR="000548F5" w:rsidRDefault="000548F5" w:rsidP="000548F5">
            <w:pPr>
              <w:pStyle w:val="a4"/>
            </w:pPr>
            <w:r>
              <w:t>OFDM Symbol FFT size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4" w:space="0" w:color="auto"/>
            </w:tcBorders>
          </w:tcPr>
          <w:p w14:paraId="5AC7C7BC" w14:textId="5C57CBEC" w:rsidR="000548F5" w:rsidRDefault="000548F5" w:rsidP="000548F5">
            <w:pPr>
              <w:pStyle w:val="a4"/>
            </w:pPr>
            <w:r>
              <w:t>4096</w:t>
            </w:r>
          </w:p>
        </w:tc>
      </w:tr>
      <w:tr w:rsidR="000548F5" w:rsidRPr="00C861D5" w14:paraId="4FEC9B9A" w14:textId="77777777" w:rsidTr="008E7A4B">
        <w:tc>
          <w:tcPr>
            <w:tcW w:w="950" w:type="dxa"/>
            <w:tcBorders>
              <w:top w:val="single" w:sz="4" w:space="0" w:color="auto"/>
            </w:tcBorders>
          </w:tcPr>
          <w:p w14:paraId="0A10CFBB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41FE024A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top w:val="single" w:sz="4" w:space="0" w:color="auto"/>
            </w:tcBorders>
          </w:tcPr>
          <w:p w14:paraId="48AAA40E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top w:val="single" w:sz="4" w:space="0" w:color="auto"/>
            </w:tcBorders>
          </w:tcPr>
          <w:p w14:paraId="55647863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top w:val="single" w:sz="4" w:space="0" w:color="auto"/>
            </w:tcBorders>
          </w:tcPr>
          <w:p w14:paraId="0A6B5CDD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top w:val="single" w:sz="4" w:space="0" w:color="auto"/>
            </w:tcBorders>
          </w:tcPr>
          <w:p w14:paraId="53D6372B" w14:textId="77777777" w:rsidR="000548F5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5C0F3EE4" w14:textId="77777777" w:rsidR="000548F5" w:rsidRDefault="000548F5" w:rsidP="000548F5">
            <w:pPr>
              <w:pStyle w:val="a4"/>
            </w:pPr>
          </w:p>
        </w:tc>
      </w:tr>
      <w:tr w:rsidR="000548F5" w:rsidRPr="00C861D5" w14:paraId="0D263C8B" w14:textId="77777777" w:rsidTr="008E7A4B">
        <w:tc>
          <w:tcPr>
            <w:tcW w:w="950" w:type="dxa"/>
            <w:tcBorders>
              <w:top w:val="single" w:sz="12" w:space="0" w:color="auto"/>
              <w:bottom w:val="single" w:sz="4" w:space="0" w:color="auto"/>
            </w:tcBorders>
          </w:tcPr>
          <w:p w14:paraId="33442047" w14:textId="1E2908F7" w:rsidR="000548F5" w:rsidRDefault="000548F5" w:rsidP="000548F5">
            <w:pPr>
              <w:pStyle w:val="a4"/>
              <w:jc w:val="center"/>
            </w:pPr>
            <w:r>
              <w:t>0xA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4" w:space="0" w:color="auto"/>
            </w:tcBorders>
          </w:tcPr>
          <w:p w14:paraId="5797159D" w14:textId="3459F0E7" w:rsidR="000548F5" w:rsidRDefault="000548F5" w:rsidP="000548F5">
            <w:pPr>
              <w:pStyle w:val="a4"/>
              <w:jc w:val="center"/>
            </w:pPr>
            <w:r>
              <w:t>[3:0]</w:t>
            </w:r>
          </w:p>
        </w:tc>
        <w:tc>
          <w:tcPr>
            <w:tcW w:w="693" w:type="dxa"/>
            <w:tcBorders>
              <w:top w:val="single" w:sz="12" w:space="0" w:color="auto"/>
              <w:bottom w:val="single" w:sz="4" w:space="0" w:color="auto"/>
            </w:tcBorders>
          </w:tcPr>
          <w:p w14:paraId="5A250F5C" w14:textId="797BA1D6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  <w:bottom w:val="single" w:sz="4" w:space="0" w:color="auto"/>
            </w:tcBorders>
          </w:tcPr>
          <w:p w14:paraId="5ACB28C4" w14:textId="684EF62C" w:rsidR="000548F5" w:rsidRDefault="000548F5" w:rsidP="000548F5">
            <w:pPr>
              <w:pStyle w:val="a4"/>
            </w:pPr>
            <w:r>
              <w:t>UL_SUBFRAME_NUM</w:t>
            </w:r>
          </w:p>
        </w:tc>
        <w:tc>
          <w:tcPr>
            <w:tcW w:w="656" w:type="dxa"/>
            <w:tcBorders>
              <w:top w:val="single" w:sz="12" w:space="0" w:color="auto"/>
              <w:bottom w:val="single" w:sz="4" w:space="0" w:color="auto"/>
            </w:tcBorders>
          </w:tcPr>
          <w:p w14:paraId="3EE7DA12" w14:textId="6EC8D0E7" w:rsidR="000548F5" w:rsidRDefault="000548F5" w:rsidP="000548F5">
            <w:pPr>
              <w:pStyle w:val="a4"/>
              <w:jc w:val="center"/>
            </w:pPr>
            <w:r>
              <w:t>4</w:t>
            </w:r>
          </w:p>
        </w:tc>
        <w:tc>
          <w:tcPr>
            <w:tcW w:w="2392" w:type="dxa"/>
            <w:tcBorders>
              <w:top w:val="single" w:sz="12" w:space="0" w:color="auto"/>
              <w:bottom w:val="single" w:sz="4" w:space="0" w:color="auto"/>
            </w:tcBorders>
          </w:tcPr>
          <w:p w14:paraId="5FA5A979" w14:textId="2903323E" w:rsidR="000548F5" w:rsidRDefault="000548F5" w:rsidP="000548F5">
            <w:pPr>
              <w:pStyle w:val="a4"/>
            </w:pPr>
            <w:r>
              <w:t>Number of subframes per frame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4" w:space="0" w:color="auto"/>
            </w:tcBorders>
          </w:tcPr>
          <w:p w14:paraId="716364FD" w14:textId="7AAB45F8" w:rsidR="000548F5" w:rsidRDefault="000548F5" w:rsidP="000548F5">
            <w:pPr>
              <w:pStyle w:val="a4"/>
            </w:pPr>
            <w:r>
              <w:t>2</w:t>
            </w:r>
          </w:p>
        </w:tc>
      </w:tr>
      <w:tr w:rsidR="000548F5" w:rsidRPr="00C861D5" w14:paraId="7D1C627D" w14:textId="77777777" w:rsidTr="008E7A4B">
        <w:tc>
          <w:tcPr>
            <w:tcW w:w="950" w:type="dxa"/>
            <w:tcBorders>
              <w:top w:val="single" w:sz="4" w:space="0" w:color="auto"/>
            </w:tcBorders>
          </w:tcPr>
          <w:p w14:paraId="2915CCC2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445CE673" w14:textId="17A825F2" w:rsidR="000548F5" w:rsidRDefault="000548F5" w:rsidP="000548F5">
            <w:pPr>
              <w:pStyle w:val="a4"/>
              <w:jc w:val="center"/>
            </w:pPr>
            <w:r>
              <w:t>[11:4]</w:t>
            </w:r>
          </w:p>
        </w:tc>
        <w:tc>
          <w:tcPr>
            <w:tcW w:w="693" w:type="dxa"/>
            <w:tcBorders>
              <w:top w:val="single" w:sz="4" w:space="0" w:color="auto"/>
            </w:tcBorders>
          </w:tcPr>
          <w:p w14:paraId="3B01978E" w14:textId="28C4694A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</w:tcBorders>
          </w:tcPr>
          <w:p w14:paraId="471FEAE4" w14:textId="3730F03C" w:rsidR="000548F5" w:rsidRDefault="000548F5" w:rsidP="000548F5">
            <w:pPr>
              <w:pStyle w:val="a4"/>
            </w:pPr>
            <w:r>
              <w:t>UL_SLOTS_NUM</w:t>
            </w:r>
          </w:p>
        </w:tc>
        <w:tc>
          <w:tcPr>
            <w:tcW w:w="656" w:type="dxa"/>
            <w:tcBorders>
              <w:top w:val="single" w:sz="4" w:space="0" w:color="auto"/>
            </w:tcBorders>
          </w:tcPr>
          <w:p w14:paraId="2E831188" w14:textId="5B054E13" w:rsidR="000548F5" w:rsidRDefault="000548F5" w:rsidP="000548F5">
            <w:pPr>
              <w:pStyle w:val="a4"/>
              <w:jc w:val="center"/>
            </w:pPr>
            <w:r>
              <w:t>8</w:t>
            </w:r>
          </w:p>
        </w:tc>
        <w:tc>
          <w:tcPr>
            <w:tcW w:w="2392" w:type="dxa"/>
            <w:tcBorders>
              <w:top w:val="single" w:sz="4" w:space="0" w:color="auto"/>
            </w:tcBorders>
          </w:tcPr>
          <w:p w14:paraId="75446D0A" w14:textId="759127FC" w:rsidR="000548F5" w:rsidRDefault="000548F5" w:rsidP="000548F5">
            <w:pPr>
              <w:pStyle w:val="a4"/>
            </w:pPr>
            <w:r>
              <w:t>Number of slots per frame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5D180248" w14:textId="5CB7DCC4" w:rsidR="000548F5" w:rsidRDefault="000548F5" w:rsidP="000548F5">
            <w:pPr>
              <w:pStyle w:val="a4"/>
            </w:pPr>
            <w:r>
              <w:t>20</w:t>
            </w:r>
          </w:p>
        </w:tc>
      </w:tr>
      <w:tr w:rsidR="000548F5" w:rsidRPr="00C861D5" w14:paraId="51874432" w14:textId="77777777" w:rsidTr="008E7A4B"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14:paraId="540914B6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7B6C6E5E" w14:textId="149D2C8A" w:rsidR="000548F5" w:rsidRDefault="000548F5" w:rsidP="000548F5">
            <w:pPr>
              <w:pStyle w:val="a4"/>
              <w:jc w:val="center"/>
            </w:pPr>
            <w:r>
              <w:t>[15:12]</w:t>
            </w:r>
          </w:p>
        </w:tc>
        <w:tc>
          <w:tcPr>
            <w:tcW w:w="693" w:type="dxa"/>
            <w:tcBorders>
              <w:top w:val="single" w:sz="4" w:space="0" w:color="auto"/>
              <w:bottom w:val="single" w:sz="4" w:space="0" w:color="auto"/>
            </w:tcBorders>
          </w:tcPr>
          <w:p w14:paraId="09D30DB4" w14:textId="6CC25BBC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  <w:bottom w:val="single" w:sz="4" w:space="0" w:color="auto"/>
            </w:tcBorders>
          </w:tcPr>
          <w:p w14:paraId="00C1681E" w14:textId="6B7CF221" w:rsidR="000548F5" w:rsidRDefault="000548F5" w:rsidP="000548F5">
            <w:pPr>
              <w:pStyle w:val="a4"/>
            </w:pPr>
            <w:r>
              <w:t>UL_SYMB_NUM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</w:tcPr>
          <w:p w14:paraId="16C40371" w14:textId="580FE12A" w:rsidR="000548F5" w:rsidRDefault="000548F5" w:rsidP="000548F5">
            <w:pPr>
              <w:pStyle w:val="a4"/>
              <w:jc w:val="center"/>
            </w:pPr>
            <w:r>
              <w:t>4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4" w:space="0" w:color="auto"/>
            </w:tcBorders>
          </w:tcPr>
          <w:p w14:paraId="78C4D6E5" w14:textId="743DFA85" w:rsidR="000548F5" w:rsidRDefault="000548F5" w:rsidP="000548F5">
            <w:pPr>
              <w:pStyle w:val="a4"/>
            </w:pPr>
            <w:r>
              <w:t>Number of symbols per slot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32751A86" w14:textId="08C0C099" w:rsidR="000548F5" w:rsidRDefault="000548F5" w:rsidP="000548F5">
            <w:pPr>
              <w:pStyle w:val="a4"/>
            </w:pPr>
            <w:r>
              <w:t>14</w:t>
            </w:r>
          </w:p>
        </w:tc>
      </w:tr>
      <w:tr w:rsidR="000548F5" w:rsidRPr="00C861D5" w14:paraId="2337559A" w14:textId="77777777" w:rsidTr="008E7A4B"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14:paraId="1DB0607E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127281EA" w14:textId="65A95FDB" w:rsidR="000548F5" w:rsidRDefault="000548F5" w:rsidP="000548F5">
            <w:pPr>
              <w:pStyle w:val="a4"/>
              <w:jc w:val="center"/>
            </w:pPr>
            <w:r>
              <w:t>[24:16]</w:t>
            </w:r>
          </w:p>
        </w:tc>
        <w:tc>
          <w:tcPr>
            <w:tcW w:w="693" w:type="dxa"/>
            <w:tcBorders>
              <w:top w:val="single" w:sz="4" w:space="0" w:color="auto"/>
              <w:bottom w:val="single" w:sz="4" w:space="0" w:color="auto"/>
            </w:tcBorders>
          </w:tcPr>
          <w:p w14:paraId="4DEEB411" w14:textId="2DCF5031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  <w:bottom w:val="single" w:sz="4" w:space="0" w:color="auto"/>
            </w:tcBorders>
          </w:tcPr>
          <w:p w14:paraId="597EC3A5" w14:textId="3361CF01" w:rsidR="000548F5" w:rsidRDefault="000548F5" w:rsidP="000548F5">
            <w:pPr>
              <w:pStyle w:val="a4"/>
            </w:pPr>
            <w:r>
              <w:t>UL_RB_NUM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</w:tcPr>
          <w:p w14:paraId="6F24781D" w14:textId="24E7D5A7" w:rsidR="000548F5" w:rsidRDefault="000548F5" w:rsidP="000548F5">
            <w:pPr>
              <w:pStyle w:val="a4"/>
              <w:jc w:val="center"/>
            </w:pPr>
            <w:r>
              <w:t>9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4" w:space="0" w:color="auto"/>
            </w:tcBorders>
          </w:tcPr>
          <w:p w14:paraId="6520F54E" w14:textId="6CFC1F0A" w:rsidR="000548F5" w:rsidRDefault="000548F5" w:rsidP="000548F5">
            <w:pPr>
              <w:pStyle w:val="a4"/>
            </w:pPr>
            <w:r>
              <w:t>Number of resource blocks (RB) per symbol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3C6FAC72" w14:textId="1F3FA564" w:rsidR="000548F5" w:rsidRDefault="000548F5" w:rsidP="000548F5">
            <w:pPr>
              <w:pStyle w:val="a4"/>
            </w:pPr>
            <w:r>
              <w:t>273</w:t>
            </w:r>
          </w:p>
        </w:tc>
      </w:tr>
      <w:tr w:rsidR="000548F5" w:rsidRPr="00C861D5" w14:paraId="455EFE32" w14:textId="77777777" w:rsidTr="008E7A4B">
        <w:tc>
          <w:tcPr>
            <w:tcW w:w="950" w:type="dxa"/>
            <w:tcBorders>
              <w:top w:val="single" w:sz="4" w:space="0" w:color="auto"/>
            </w:tcBorders>
          </w:tcPr>
          <w:p w14:paraId="7E1DA4BA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52457605" w14:textId="67B8B063" w:rsidR="000548F5" w:rsidRDefault="000548F5" w:rsidP="000548F5">
            <w:pPr>
              <w:pStyle w:val="a4"/>
              <w:jc w:val="center"/>
            </w:pPr>
            <w:r>
              <w:t>[28:25]</w:t>
            </w:r>
          </w:p>
        </w:tc>
        <w:tc>
          <w:tcPr>
            <w:tcW w:w="693" w:type="dxa"/>
            <w:tcBorders>
              <w:top w:val="single" w:sz="4" w:space="0" w:color="auto"/>
            </w:tcBorders>
          </w:tcPr>
          <w:p w14:paraId="4DCD80CC" w14:textId="3353B59C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4" w:space="0" w:color="auto"/>
            </w:tcBorders>
          </w:tcPr>
          <w:p w14:paraId="5FD2E9EC" w14:textId="4A4F2C4F" w:rsidR="000548F5" w:rsidRDefault="000548F5" w:rsidP="000548F5">
            <w:pPr>
              <w:pStyle w:val="a4"/>
            </w:pPr>
            <w:r>
              <w:t>UL_SC_NUM</w:t>
            </w:r>
          </w:p>
        </w:tc>
        <w:tc>
          <w:tcPr>
            <w:tcW w:w="656" w:type="dxa"/>
            <w:tcBorders>
              <w:top w:val="single" w:sz="4" w:space="0" w:color="auto"/>
            </w:tcBorders>
          </w:tcPr>
          <w:p w14:paraId="3964FE71" w14:textId="7A3479CC" w:rsidR="000548F5" w:rsidRDefault="000548F5" w:rsidP="000548F5">
            <w:pPr>
              <w:pStyle w:val="a4"/>
              <w:jc w:val="center"/>
            </w:pPr>
            <w:r>
              <w:t>4</w:t>
            </w:r>
          </w:p>
        </w:tc>
        <w:tc>
          <w:tcPr>
            <w:tcW w:w="2392" w:type="dxa"/>
            <w:tcBorders>
              <w:top w:val="single" w:sz="4" w:space="0" w:color="auto"/>
            </w:tcBorders>
          </w:tcPr>
          <w:p w14:paraId="72820A9E" w14:textId="4A3175A1" w:rsidR="000548F5" w:rsidRDefault="000548F5" w:rsidP="000548F5">
            <w:pPr>
              <w:pStyle w:val="a4"/>
            </w:pPr>
            <w:r>
              <w:t>Number of subcarriers per RB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w14:paraId="01DE39E0" w14:textId="667A7854" w:rsidR="000548F5" w:rsidRDefault="000548F5" w:rsidP="000548F5">
            <w:pPr>
              <w:pStyle w:val="a4"/>
            </w:pPr>
            <w:r>
              <w:t>12</w:t>
            </w:r>
          </w:p>
        </w:tc>
      </w:tr>
      <w:tr w:rsidR="000548F5" w:rsidRPr="00C861D5" w14:paraId="315AFB55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134E564C" w14:textId="4EE080C1" w:rsidR="000548F5" w:rsidRDefault="000548F5" w:rsidP="000548F5">
            <w:pPr>
              <w:pStyle w:val="a4"/>
              <w:jc w:val="center"/>
            </w:pPr>
            <w:r>
              <w:t>0xB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3F5156F5" w14:textId="25B7DA34" w:rsidR="000548F5" w:rsidRDefault="000548F5" w:rsidP="000548F5">
            <w:pPr>
              <w:pStyle w:val="a4"/>
              <w:jc w:val="center"/>
            </w:pPr>
            <w:r>
              <w:t>[12:0]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2E81DB6F" w14:textId="193ABC22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46CBF06A" w14:textId="5A63AF76" w:rsidR="000548F5" w:rsidRDefault="000548F5" w:rsidP="000548F5">
            <w:pPr>
              <w:pStyle w:val="a4"/>
            </w:pPr>
            <w:r>
              <w:t>UL_SYMB_FFT_SIZE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18D2EA1A" w14:textId="066F5D84" w:rsidR="000548F5" w:rsidRDefault="000548F5" w:rsidP="000548F5">
            <w:pPr>
              <w:pStyle w:val="a4"/>
              <w:jc w:val="center"/>
            </w:pPr>
            <w:r>
              <w:t>13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6E6BA7E2" w14:textId="79634D6B" w:rsidR="000548F5" w:rsidRDefault="000548F5" w:rsidP="000548F5">
            <w:pPr>
              <w:pStyle w:val="a4"/>
            </w:pPr>
            <w:r>
              <w:t>OFDM Symbol FFT size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4" w:space="0" w:color="auto"/>
            </w:tcBorders>
          </w:tcPr>
          <w:p w14:paraId="33146B09" w14:textId="719DF21C" w:rsidR="000548F5" w:rsidRDefault="000548F5" w:rsidP="000548F5">
            <w:pPr>
              <w:pStyle w:val="a4"/>
            </w:pPr>
            <w:r>
              <w:t>4096</w:t>
            </w:r>
          </w:p>
        </w:tc>
      </w:tr>
      <w:tr w:rsidR="000548F5" w:rsidRPr="00065DF8" w14:paraId="728713C0" w14:textId="77777777" w:rsidTr="008E7A4B">
        <w:tc>
          <w:tcPr>
            <w:tcW w:w="950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521EA875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7D316638" w14:textId="0C8D600B" w:rsidR="000548F5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6B2B6AC0" w14:textId="60F0AF99" w:rsidR="000548F5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7BAB440D" w14:textId="1E3B386F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745EB41C" w14:textId="6F8A0DAA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70308D15" w14:textId="3AB5E7CA" w:rsidR="000548F5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11A142A9" w14:textId="77777777" w:rsidR="000548F5" w:rsidRDefault="000548F5" w:rsidP="000548F5">
            <w:pPr>
              <w:pStyle w:val="a4"/>
            </w:pPr>
          </w:p>
        </w:tc>
      </w:tr>
      <w:tr w:rsidR="000548F5" w:rsidRPr="00C861D5" w14:paraId="46DB42BC" w14:textId="77777777" w:rsidTr="00454937">
        <w:tc>
          <w:tcPr>
            <w:tcW w:w="10034" w:type="dxa"/>
            <w:gridSpan w:val="7"/>
            <w:tcBorders>
              <w:bottom w:val="single" w:sz="12" w:space="0" w:color="auto"/>
            </w:tcBorders>
            <w:shd w:val="clear" w:color="auto" w:fill="E2EFD9" w:themeFill="accent6" w:themeFillTint="33"/>
          </w:tcPr>
          <w:p w14:paraId="44533313" w14:textId="62F87EE6" w:rsidR="000548F5" w:rsidRPr="00720081" w:rsidRDefault="000548F5" w:rsidP="000548F5">
            <w:pPr>
              <w:pStyle w:val="a4"/>
              <w:jc w:val="center"/>
              <w:rPr>
                <w:i/>
                <w:iCs/>
              </w:rPr>
            </w:pPr>
            <w:r w:rsidRPr="00720081">
              <w:rPr>
                <w:i/>
                <w:iCs/>
              </w:rPr>
              <w:t>Test Generator Configuration</w:t>
            </w:r>
          </w:p>
        </w:tc>
      </w:tr>
      <w:tr w:rsidR="000548F5" w:rsidRPr="00480B72" w14:paraId="2B33EC56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0AC23BA9" w14:textId="651D6E38" w:rsidR="000548F5" w:rsidRDefault="000548F5" w:rsidP="000548F5">
            <w:pPr>
              <w:pStyle w:val="a4"/>
              <w:jc w:val="center"/>
            </w:pPr>
            <w:r>
              <w:t>0x10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587766E2" w14:textId="0BC44F06" w:rsidR="000548F5" w:rsidRDefault="000548F5" w:rsidP="000548F5">
            <w:pPr>
              <w:pStyle w:val="a4"/>
              <w:jc w:val="center"/>
            </w:pPr>
            <w: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77B2D78C" w14:textId="0E6FEFA8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230401D5" w14:textId="5425E049" w:rsidR="000548F5" w:rsidRDefault="000548F5" w:rsidP="000548F5">
            <w:pPr>
              <w:pStyle w:val="a4"/>
            </w:pPr>
            <w:r>
              <w:t>TEST_SIG_GEN_EN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6BC7187A" w14:textId="4C1A288F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5002E0D4" w14:textId="5F918C23" w:rsidR="000548F5" w:rsidRDefault="000548F5" w:rsidP="000548F5">
            <w:pPr>
              <w:pStyle w:val="a4"/>
            </w:pPr>
            <w:r>
              <w:t>Generating output test signal instead ORAN output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977FD0F" w14:textId="51CBAD48" w:rsidR="000548F5" w:rsidRPr="0020452D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480B72" w14:paraId="4BB3515F" w14:textId="77777777" w:rsidTr="008E7A4B">
        <w:tc>
          <w:tcPr>
            <w:tcW w:w="950" w:type="dxa"/>
          </w:tcPr>
          <w:p w14:paraId="72751974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115E5B2C" w14:textId="7BED0EBA" w:rsidR="000548F5" w:rsidRDefault="000548F5" w:rsidP="000548F5">
            <w:pPr>
              <w:pStyle w:val="a4"/>
              <w:jc w:val="center"/>
            </w:pPr>
            <w:r>
              <w:t>[1]</w:t>
            </w:r>
          </w:p>
        </w:tc>
        <w:tc>
          <w:tcPr>
            <w:tcW w:w="693" w:type="dxa"/>
          </w:tcPr>
          <w:p w14:paraId="6BDC6D57" w14:textId="4E6249C8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025B91F4" w14:textId="51F2257F" w:rsidR="000548F5" w:rsidRDefault="000548F5" w:rsidP="000548F5">
            <w:pPr>
              <w:pStyle w:val="a4"/>
            </w:pPr>
            <w:r>
              <w:t>TEST_SIG_SRC</w:t>
            </w:r>
          </w:p>
        </w:tc>
        <w:tc>
          <w:tcPr>
            <w:tcW w:w="656" w:type="dxa"/>
          </w:tcPr>
          <w:p w14:paraId="0DFAEE1F" w14:textId="51955FCA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</w:tcPr>
          <w:p w14:paraId="6E8DE2BE" w14:textId="46DDCBC3" w:rsidR="000548F5" w:rsidRPr="00426CB4" w:rsidRDefault="000548F5" w:rsidP="000548F5">
            <w:pPr>
              <w:pStyle w:val="a4"/>
            </w:pPr>
            <w:r>
              <w:t>Source of for test signal generating: 0 – internal PRBS signal, 1 – 3GGP test model</w:t>
            </w:r>
          </w:p>
        </w:tc>
        <w:tc>
          <w:tcPr>
            <w:tcW w:w="742" w:type="dxa"/>
          </w:tcPr>
          <w:p w14:paraId="54408ECE" w14:textId="0DC372BC" w:rsidR="000548F5" w:rsidRPr="0020452D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480B72" w14:paraId="1630AEC2" w14:textId="77777777" w:rsidTr="008E7A4B">
        <w:tc>
          <w:tcPr>
            <w:tcW w:w="950" w:type="dxa"/>
          </w:tcPr>
          <w:p w14:paraId="5BEDCB05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4C926D2F" w14:textId="28056429" w:rsidR="000548F5" w:rsidRPr="00480B72" w:rsidRDefault="000548F5" w:rsidP="000548F5">
            <w:pPr>
              <w:pStyle w:val="a4"/>
              <w:jc w:val="center"/>
            </w:pPr>
            <w:r>
              <w:t>[9:2]</w:t>
            </w:r>
          </w:p>
        </w:tc>
        <w:tc>
          <w:tcPr>
            <w:tcW w:w="693" w:type="dxa"/>
          </w:tcPr>
          <w:p w14:paraId="28739345" w14:textId="42940D58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74E586D2" w14:textId="5E2874BC" w:rsidR="000548F5" w:rsidRPr="00480B72" w:rsidRDefault="000548F5" w:rsidP="000548F5">
            <w:pPr>
              <w:pStyle w:val="a4"/>
            </w:pPr>
            <w:r>
              <w:t>TEST_EXAC_EN_MASK</w:t>
            </w:r>
          </w:p>
        </w:tc>
        <w:tc>
          <w:tcPr>
            <w:tcW w:w="656" w:type="dxa"/>
          </w:tcPr>
          <w:p w14:paraId="24720E71" w14:textId="2286AA95" w:rsidR="000548F5" w:rsidRDefault="000548F5" w:rsidP="000548F5">
            <w:pPr>
              <w:pStyle w:val="a4"/>
              <w:jc w:val="center"/>
            </w:pPr>
            <w:r>
              <w:t>8</w:t>
            </w:r>
          </w:p>
        </w:tc>
        <w:tc>
          <w:tcPr>
            <w:tcW w:w="2392" w:type="dxa"/>
          </w:tcPr>
          <w:p w14:paraId="46A0CB1C" w14:textId="126C9483" w:rsidR="000548F5" w:rsidRDefault="000548F5" w:rsidP="000548F5">
            <w:pPr>
              <w:pStyle w:val="a4"/>
            </w:pPr>
            <w:r>
              <w:t>Bit mask to enable generating test signal for each eAxC in a parallel. LSB – eAxC_0, MSB – eAxC_7</w:t>
            </w:r>
          </w:p>
        </w:tc>
        <w:tc>
          <w:tcPr>
            <w:tcW w:w="742" w:type="dxa"/>
          </w:tcPr>
          <w:p w14:paraId="219CC4A5" w14:textId="0AFBF8CE" w:rsidR="000548F5" w:rsidRPr="0020452D" w:rsidRDefault="000548F5" w:rsidP="000548F5">
            <w:pPr>
              <w:pStyle w:val="a4"/>
            </w:pPr>
            <w:r>
              <w:t>0x1</w:t>
            </w:r>
          </w:p>
        </w:tc>
      </w:tr>
      <w:tr w:rsidR="000548F5" w:rsidRPr="00480B72" w14:paraId="7D8FC04B" w14:textId="77777777" w:rsidTr="008E7A4B">
        <w:tc>
          <w:tcPr>
            <w:tcW w:w="950" w:type="dxa"/>
          </w:tcPr>
          <w:p w14:paraId="6E9D58BA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2561DA8C" w14:textId="2958F6BC" w:rsidR="000548F5" w:rsidRDefault="000548F5" w:rsidP="000548F5">
            <w:pPr>
              <w:pStyle w:val="a4"/>
              <w:jc w:val="center"/>
            </w:pPr>
            <w:r>
              <w:t>[11:10]</w:t>
            </w:r>
          </w:p>
        </w:tc>
        <w:tc>
          <w:tcPr>
            <w:tcW w:w="693" w:type="dxa"/>
          </w:tcPr>
          <w:p w14:paraId="3609F3D1" w14:textId="3A0775EB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36DB734A" w14:textId="4891AB35" w:rsidR="000548F5" w:rsidRDefault="000548F5" w:rsidP="000548F5">
            <w:pPr>
              <w:pStyle w:val="a4"/>
            </w:pPr>
            <w:r>
              <w:t>TEST_INT_MOD_TYPE</w:t>
            </w:r>
          </w:p>
        </w:tc>
        <w:tc>
          <w:tcPr>
            <w:tcW w:w="656" w:type="dxa"/>
          </w:tcPr>
          <w:p w14:paraId="1BE2B9F9" w14:textId="234ADC30" w:rsidR="000548F5" w:rsidRDefault="000548F5" w:rsidP="000548F5">
            <w:pPr>
              <w:pStyle w:val="a4"/>
              <w:jc w:val="center"/>
            </w:pPr>
            <w:r>
              <w:t>2</w:t>
            </w:r>
          </w:p>
        </w:tc>
        <w:tc>
          <w:tcPr>
            <w:tcW w:w="2392" w:type="dxa"/>
          </w:tcPr>
          <w:p w14:paraId="640541FF" w14:textId="39CE04CF" w:rsidR="000548F5" w:rsidRDefault="000548F5" w:rsidP="000548F5">
            <w:pPr>
              <w:pStyle w:val="a4"/>
            </w:pPr>
            <w:r>
              <w:t>Modulation type for internal PRBS generator: 0 – QPSK, 1 – 16QAM, 2 – 64QAM, 3 – 256QAM</w:t>
            </w:r>
          </w:p>
        </w:tc>
        <w:tc>
          <w:tcPr>
            <w:tcW w:w="742" w:type="dxa"/>
          </w:tcPr>
          <w:p w14:paraId="38C1CAD9" w14:textId="41A93C1A" w:rsidR="000548F5" w:rsidRPr="0020452D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426CB4" w14:paraId="5CCE4302" w14:textId="77777777" w:rsidTr="008E7A4B">
        <w:tc>
          <w:tcPr>
            <w:tcW w:w="950" w:type="dxa"/>
          </w:tcPr>
          <w:p w14:paraId="4E188B71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1EAA42CC" w14:textId="7E9F95C5" w:rsidR="000548F5" w:rsidRDefault="000548F5" w:rsidP="000548F5">
            <w:pPr>
              <w:pStyle w:val="a4"/>
              <w:jc w:val="center"/>
            </w:pPr>
            <w:r>
              <w:t>[1</w:t>
            </w:r>
            <w:r>
              <w:rPr>
                <w:lang w:val="ru-RU"/>
              </w:rPr>
              <w:t>4</w:t>
            </w:r>
            <w:r>
              <w:t>:12]</w:t>
            </w:r>
          </w:p>
        </w:tc>
        <w:tc>
          <w:tcPr>
            <w:tcW w:w="693" w:type="dxa"/>
          </w:tcPr>
          <w:p w14:paraId="04D1504C" w14:textId="02B1FCA5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6D023252" w14:textId="740C6CB5" w:rsidR="000548F5" w:rsidRDefault="000548F5" w:rsidP="000548F5">
            <w:pPr>
              <w:pStyle w:val="a4"/>
            </w:pPr>
            <w:r>
              <w:t>TEST_TM_INDX</w:t>
            </w:r>
          </w:p>
        </w:tc>
        <w:tc>
          <w:tcPr>
            <w:tcW w:w="656" w:type="dxa"/>
          </w:tcPr>
          <w:p w14:paraId="08517545" w14:textId="1BB35C8F" w:rsidR="000548F5" w:rsidRDefault="000548F5" w:rsidP="000548F5">
            <w:pPr>
              <w:pStyle w:val="a4"/>
              <w:jc w:val="center"/>
            </w:pPr>
            <w:r>
              <w:t>3</w:t>
            </w:r>
          </w:p>
        </w:tc>
        <w:tc>
          <w:tcPr>
            <w:tcW w:w="2392" w:type="dxa"/>
          </w:tcPr>
          <w:p w14:paraId="380C86BF" w14:textId="4AB1AE59" w:rsidR="000548F5" w:rsidRPr="00426CB4" w:rsidRDefault="000548F5" w:rsidP="000548F5">
            <w:pPr>
              <w:pStyle w:val="a4"/>
            </w:pPr>
            <w:r>
              <w:t>3GPP test model index for test signal generating</w:t>
            </w:r>
          </w:p>
        </w:tc>
        <w:tc>
          <w:tcPr>
            <w:tcW w:w="742" w:type="dxa"/>
          </w:tcPr>
          <w:p w14:paraId="539A2D72" w14:textId="49F38C30" w:rsidR="000548F5" w:rsidRPr="0020452D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426CB4" w14:paraId="42F15503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24DCAEE9" w14:textId="052DF43E" w:rsidR="000548F5" w:rsidRPr="00426CB4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x11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412ED6F8" w14:textId="38C1A0A2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3CF9B605" w14:textId="5DEF3372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52C8B40F" w14:textId="7B77E499" w:rsidR="000548F5" w:rsidRDefault="000548F5" w:rsidP="000548F5">
            <w:pPr>
              <w:pStyle w:val="a4"/>
            </w:pPr>
            <w:r>
              <w:t>TEST_TM11_DDR_ADDR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78B07FE8" w14:textId="3F9C348F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627ED08" w14:textId="2DD20A80" w:rsidR="000548F5" w:rsidRDefault="000548F5" w:rsidP="000548F5">
            <w:pPr>
              <w:pStyle w:val="a4"/>
            </w:pPr>
            <w:r>
              <w:t xml:space="preserve">3GPP TM1.1 starting address in DDR 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64BD0839" w14:textId="18BAA8FD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80B72" w14:paraId="24E19C9D" w14:textId="77777777" w:rsidTr="008E7A4B">
        <w:tc>
          <w:tcPr>
            <w:tcW w:w="950" w:type="dxa"/>
          </w:tcPr>
          <w:p w14:paraId="75988202" w14:textId="5E074D71" w:rsidR="000548F5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x12</w:t>
            </w:r>
          </w:p>
        </w:tc>
        <w:tc>
          <w:tcPr>
            <w:tcW w:w="864" w:type="dxa"/>
          </w:tcPr>
          <w:p w14:paraId="76C07DA2" w14:textId="2A1363A3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1A0BA3E" w14:textId="44E239DC" w:rsidR="000548F5" w:rsidRPr="0020452D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1E15C93F" w14:textId="4189CC59" w:rsidR="000548F5" w:rsidRDefault="000548F5" w:rsidP="000548F5">
            <w:pPr>
              <w:pStyle w:val="a4"/>
            </w:pPr>
            <w:r>
              <w:t>TEST_TM12_DDR_ADDR</w:t>
            </w:r>
          </w:p>
        </w:tc>
        <w:tc>
          <w:tcPr>
            <w:tcW w:w="656" w:type="dxa"/>
          </w:tcPr>
          <w:p w14:paraId="44D63EDE" w14:textId="665271FD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A36A157" w14:textId="3FA0C3E7" w:rsidR="000548F5" w:rsidRDefault="000548F5" w:rsidP="000548F5">
            <w:pPr>
              <w:pStyle w:val="a4"/>
            </w:pPr>
            <w:r>
              <w:t xml:space="preserve">3GPP TM1 starting address in DDR </w:t>
            </w:r>
          </w:p>
        </w:tc>
        <w:tc>
          <w:tcPr>
            <w:tcW w:w="742" w:type="dxa"/>
          </w:tcPr>
          <w:p w14:paraId="4CD86683" w14:textId="122BA414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26CB4" w14:paraId="524233F1" w14:textId="77777777" w:rsidTr="008E7A4B">
        <w:tc>
          <w:tcPr>
            <w:tcW w:w="950" w:type="dxa"/>
          </w:tcPr>
          <w:p w14:paraId="3DBADEF8" w14:textId="0F640A0A" w:rsidR="000548F5" w:rsidRDefault="000548F5" w:rsidP="000548F5">
            <w:pPr>
              <w:pStyle w:val="a4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t>x13</w:t>
            </w:r>
          </w:p>
        </w:tc>
        <w:tc>
          <w:tcPr>
            <w:tcW w:w="864" w:type="dxa"/>
          </w:tcPr>
          <w:p w14:paraId="4508B339" w14:textId="2005867C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9D07775" w14:textId="0F04FDCB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4D83B6F8" w14:textId="2F0A0A87" w:rsidR="000548F5" w:rsidRDefault="000548F5" w:rsidP="000548F5">
            <w:pPr>
              <w:pStyle w:val="a4"/>
            </w:pPr>
            <w:r>
              <w:t>TEST_TM2_DDR_ADDR</w:t>
            </w:r>
          </w:p>
        </w:tc>
        <w:tc>
          <w:tcPr>
            <w:tcW w:w="656" w:type="dxa"/>
          </w:tcPr>
          <w:p w14:paraId="510F1E7C" w14:textId="1F63297B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C116572" w14:textId="29423A26" w:rsidR="000548F5" w:rsidRDefault="000548F5" w:rsidP="000548F5">
            <w:pPr>
              <w:pStyle w:val="a4"/>
            </w:pPr>
            <w:r>
              <w:t xml:space="preserve">3GPP TM2 starting address in DDR </w:t>
            </w:r>
          </w:p>
        </w:tc>
        <w:tc>
          <w:tcPr>
            <w:tcW w:w="742" w:type="dxa"/>
          </w:tcPr>
          <w:p w14:paraId="526D9D8E" w14:textId="2F424339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26CB4" w14:paraId="7FA76088" w14:textId="77777777" w:rsidTr="008E7A4B">
        <w:tc>
          <w:tcPr>
            <w:tcW w:w="950" w:type="dxa"/>
          </w:tcPr>
          <w:p w14:paraId="74B4D530" w14:textId="74F81F77" w:rsidR="000548F5" w:rsidRPr="00426CB4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x14</w:t>
            </w:r>
          </w:p>
        </w:tc>
        <w:tc>
          <w:tcPr>
            <w:tcW w:w="864" w:type="dxa"/>
          </w:tcPr>
          <w:p w14:paraId="5863848D" w14:textId="3B019201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CE107A2" w14:textId="464AF3CC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5FEEE010" w14:textId="023ACD55" w:rsidR="000548F5" w:rsidRDefault="000548F5" w:rsidP="000548F5">
            <w:pPr>
              <w:pStyle w:val="a4"/>
            </w:pPr>
            <w:r>
              <w:t>TEST_TM2A_DDR_ADDR</w:t>
            </w:r>
          </w:p>
        </w:tc>
        <w:tc>
          <w:tcPr>
            <w:tcW w:w="656" w:type="dxa"/>
          </w:tcPr>
          <w:p w14:paraId="6A16BCB9" w14:textId="41D64665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552E92A" w14:textId="32F6391E" w:rsidR="000548F5" w:rsidRDefault="000548F5" w:rsidP="000548F5">
            <w:pPr>
              <w:pStyle w:val="a4"/>
            </w:pPr>
            <w:r>
              <w:t xml:space="preserve">3GPP TM2a starting address in DDR </w:t>
            </w:r>
          </w:p>
        </w:tc>
        <w:tc>
          <w:tcPr>
            <w:tcW w:w="742" w:type="dxa"/>
          </w:tcPr>
          <w:p w14:paraId="58C7AF92" w14:textId="1C199EC7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26CB4" w14:paraId="0590A6AB" w14:textId="77777777" w:rsidTr="008E7A4B">
        <w:tc>
          <w:tcPr>
            <w:tcW w:w="950" w:type="dxa"/>
          </w:tcPr>
          <w:p w14:paraId="62EE2AF1" w14:textId="2F4ECFE6" w:rsidR="000548F5" w:rsidRPr="00426CB4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x15</w:t>
            </w:r>
          </w:p>
        </w:tc>
        <w:tc>
          <w:tcPr>
            <w:tcW w:w="864" w:type="dxa"/>
          </w:tcPr>
          <w:p w14:paraId="65F25A35" w14:textId="58583DCA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1D7B8A5C" w14:textId="4C474B38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27779C80" w14:textId="0F745125" w:rsidR="000548F5" w:rsidRDefault="000548F5" w:rsidP="000548F5">
            <w:pPr>
              <w:pStyle w:val="a4"/>
            </w:pPr>
            <w:r>
              <w:t>TEST_TM31_DDR_ADDR</w:t>
            </w:r>
          </w:p>
        </w:tc>
        <w:tc>
          <w:tcPr>
            <w:tcW w:w="656" w:type="dxa"/>
          </w:tcPr>
          <w:p w14:paraId="32BBB35E" w14:textId="14A5E242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5DCE0F5" w14:textId="447CCB3F" w:rsidR="000548F5" w:rsidRDefault="000548F5" w:rsidP="000548F5">
            <w:pPr>
              <w:pStyle w:val="a4"/>
            </w:pPr>
            <w:r>
              <w:t xml:space="preserve">3GPP TM3.1 starting address in DDR </w:t>
            </w:r>
          </w:p>
        </w:tc>
        <w:tc>
          <w:tcPr>
            <w:tcW w:w="742" w:type="dxa"/>
          </w:tcPr>
          <w:p w14:paraId="65AEFF9A" w14:textId="1DECED32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26CB4" w14:paraId="4C6E9D7D" w14:textId="77777777" w:rsidTr="008E7A4B">
        <w:tc>
          <w:tcPr>
            <w:tcW w:w="950" w:type="dxa"/>
          </w:tcPr>
          <w:p w14:paraId="5EF687CD" w14:textId="42F80B8A" w:rsidR="000548F5" w:rsidRPr="00426CB4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x16</w:t>
            </w:r>
          </w:p>
        </w:tc>
        <w:tc>
          <w:tcPr>
            <w:tcW w:w="864" w:type="dxa"/>
          </w:tcPr>
          <w:p w14:paraId="32C499A4" w14:textId="50596386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B46FE12" w14:textId="104BED77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2D8DDC0C" w14:textId="77C79107" w:rsidR="000548F5" w:rsidRDefault="000548F5" w:rsidP="000548F5">
            <w:pPr>
              <w:pStyle w:val="a4"/>
            </w:pPr>
            <w:r>
              <w:t>TEST_TM31A_DDR_ADDR</w:t>
            </w:r>
          </w:p>
        </w:tc>
        <w:tc>
          <w:tcPr>
            <w:tcW w:w="656" w:type="dxa"/>
          </w:tcPr>
          <w:p w14:paraId="363F743A" w14:textId="2A41CBB6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B5AB3EE" w14:textId="213C0A96" w:rsidR="000548F5" w:rsidRDefault="000548F5" w:rsidP="000548F5">
            <w:pPr>
              <w:pStyle w:val="a4"/>
            </w:pPr>
            <w:r>
              <w:t xml:space="preserve">3GPP TM3.1A starting address in DDR </w:t>
            </w:r>
          </w:p>
        </w:tc>
        <w:tc>
          <w:tcPr>
            <w:tcW w:w="742" w:type="dxa"/>
          </w:tcPr>
          <w:p w14:paraId="21B589A7" w14:textId="255453C8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26CB4" w14:paraId="1732105A" w14:textId="77777777" w:rsidTr="008E7A4B">
        <w:tc>
          <w:tcPr>
            <w:tcW w:w="950" w:type="dxa"/>
          </w:tcPr>
          <w:p w14:paraId="7B45562E" w14:textId="5B804229" w:rsidR="000548F5" w:rsidRPr="00426CB4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x17</w:t>
            </w:r>
          </w:p>
        </w:tc>
        <w:tc>
          <w:tcPr>
            <w:tcW w:w="864" w:type="dxa"/>
          </w:tcPr>
          <w:p w14:paraId="2E082144" w14:textId="183472E7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08F0FF9A" w14:textId="2F28D83E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208A7EE1" w14:textId="7706C49B" w:rsidR="000548F5" w:rsidRDefault="000548F5" w:rsidP="000548F5">
            <w:pPr>
              <w:pStyle w:val="a4"/>
            </w:pPr>
            <w:r>
              <w:t>TEST_TM32_DDR_ADDR</w:t>
            </w:r>
          </w:p>
        </w:tc>
        <w:tc>
          <w:tcPr>
            <w:tcW w:w="656" w:type="dxa"/>
          </w:tcPr>
          <w:p w14:paraId="7C323F99" w14:textId="10698015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2EBEC3D3" w14:textId="499712C7" w:rsidR="000548F5" w:rsidRDefault="000548F5" w:rsidP="000548F5">
            <w:pPr>
              <w:pStyle w:val="a4"/>
            </w:pPr>
            <w:r>
              <w:t xml:space="preserve">3GPP TM3.2 starting address in DDR </w:t>
            </w:r>
          </w:p>
        </w:tc>
        <w:tc>
          <w:tcPr>
            <w:tcW w:w="742" w:type="dxa"/>
          </w:tcPr>
          <w:p w14:paraId="676B3736" w14:textId="2F1EF779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426CB4" w14:paraId="25AD8FA4" w14:textId="77777777" w:rsidTr="008E7A4B">
        <w:tc>
          <w:tcPr>
            <w:tcW w:w="950" w:type="dxa"/>
          </w:tcPr>
          <w:p w14:paraId="19A301FF" w14:textId="22F8263C" w:rsidR="000548F5" w:rsidRDefault="000548F5" w:rsidP="000548F5">
            <w:pPr>
              <w:pStyle w:val="a4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t>x18</w:t>
            </w:r>
          </w:p>
        </w:tc>
        <w:tc>
          <w:tcPr>
            <w:tcW w:w="864" w:type="dxa"/>
          </w:tcPr>
          <w:p w14:paraId="1D9049D0" w14:textId="24DF83B2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36C708D" w14:textId="2DCC0A79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</w:tcPr>
          <w:p w14:paraId="3226AFB5" w14:textId="07BA9063" w:rsidR="000548F5" w:rsidRDefault="000548F5" w:rsidP="000548F5">
            <w:pPr>
              <w:pStyle w:val="a4"/>
            </w:pPr>
            <w:r>
              <w:t>TEST_TM33_DDR_ADDR</w:t>
            </w:r>
          </w:p>
        </w:tc>
        <w:tc>
          <w:tcPr>
            <w:tcW w:w="656" w:type="dxa"/>
          </w:tcPr>
          <w:p w14:paraId="112F8E78" w14:textId="1B41E3EF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87951A8" w14:textId="49D2039E" w:rsidR="000548F5" w:rsidRPr="008E61F2" w:rsidRDefault="000548F5" w:rsidP="000548F5">
            <w:pPr>
              <w:pStyle w:val="a4"/>
            </w:pPr>
            <w:r>
              <w:t xml:space="preserve">3GPP TM3.3 starting address in DDR </w:t>
            </w:r>
          </w:p>
        </w:tc>
        <w:tc>
          <w:tcPr>
            <w:tcW w:w="742" w:type="dxa"/>
          </w:tcPr>
          <w:p w14:paraId="113E7F7D" w14:textId="18E19C4B" w:rsidR="000548F5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807CCC" w14:paraId="40877BEC" w14:textId="77777777" w:rsidTr="008E7A4B">
        <w:tc>
          <w:tcPr>
            <w:tcW w:w="950" w:type="dxa"/>
            <w:tcBorders>
              <w:bottom w:val="single" w:sz="2" w:space="0" w:color="auto"/>
            </w:tcBorders>
          </w:tcPr>
          <w:p w14:paraId="2013028A" w14:textId="16E0ECAB" w:rsidR="000548F5" w:rsidRPr="00426CB4" w:rsidRDefault="000548F5" w:rsidP="000548F5">
            <w:pPr>
              <w:pStyle w:val="a4"/>
              <w:jc w:val="center"/>
            </w:pPr>
            <w:r>
              <w:lastRenderedPageBreak/>
              <w:t>0x19</w:t>
            </w:r>
          </w:p>
        </w:tc>
        <w:tc>
          <w:tcPr>
            <w:tcW w:w="864" w:type="dxa"/>
            <w:tcBorders>
              <w:bottom w:val="single" w:sz="2" w:space="0" w:color="auto"/>
            </w:tcBorders>
          </w:tcPr>
          <w:p w14:paraId="14551C70" w14:textId="181C338C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bottom w:val="single" w:sz="2" w:space="0" w:color="auto"/>
            </w:tcBorders>
          </w:tcPr>
          <w:p w14:paraId="20309FEC" w14:textId="44A142A5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bottom w:val="single" w:sz="2" w:space="0" w:color="auto"/>
            </w:tcBorders>
          </w:tcPr>
          <w:p w14:paraId="0473F329" w14:textId="6EA7818B" w:rsidR="000548F5" w:rsidRPr="00807CCC" w:rsidRDefault="000548F5" w:rsidP="000548F5">
            <w:pPr>
              <w:pStyle w:val="a4"/>
              <w:rPr>
                <w:lang w:val="ru-RU"/>
              </w:rPr>
            </w:pPr>
            <w:r>
              <w:t>TEST_TM_LENGHT</w:t>
            </w:r>
          </w:p>
        </w:tc>
        <w:tc>
          <w:tcPr>
            <w:tcW w:w="656" w:type="dxa"/>
            <w:tcBorders>
              <w:bottom w:val="single" w:sz="2" w:space="0" w:color="auto"/>
            </w:tcBorders>
          </w:tcPr>
          <w:p w14:paraId="6F4417E0" w14:textId="53E6D829" w:rsidR="000548F5" w:rsidRPr="00807CCC" w:rsidRDefault="000548F5" w:rsidP="000548F5">
            <w:pPr>
              <w:pStyle w:val="a4"/>
              <w:jc w:val="center"/>
              <w:rPr>
                <w:lang w:val="ru-RU"/>
              </w:rPr>
            </w:pPr>
            <w:r>
              <w:rPr>
                <w:lang w:val="ru-RU"/>
              </w:rPr>
              <w:t>32</w:t>
            </w:r>
          </w:p>
        </w:tc>
        <w:tc>
          <w:tcPr>
            <w:tcW w:w="2392" w:type="dxa"/>
            <w:tcBorders>
              <w:bottom w:val="single" w:sz="2" w:space="0" w:color="auto"/>
            </w:tcBorders>
          </w:tcPr>
          <w:p w14:paraId="2254DE1E" w14:textId="2F45E02C" w:rsidR="000548F5" w:rsidRPr="00E33B16" w:rsidRDefault="000548F5" w:rsidP="000548F5">
            <w:pPr>
              <w:pStyle w:val="a4"/>
            </w:pPr>
            <w:r>
              <w:t>Length of generated test signal</w:t>
            </w:r>
            <w:r w:rsidRPr="00E33B16">
              <w:t xml:space="preserve"> </w:t>
            </w:r>
            <w:r>
              <w:t>for one frame</w:t>
            </w:r>
          </w:p>
        </w:tc>
        <w:tc>
          <w:tcPr>
            <w:tcW w:w="742" w:type="dxa"/>
            <w:tcBorders>
              <w:bottom w:val="single" w:sz="2" w:space="0" w:color="auto"/>
            </w:tcBorders>
          </w:tcPr>
          <w:p w14:paraId="2CD9F48C" w14:textId="6504A2D9" w:rsidR="000548F5" w:rsidRPr="0020452D" w:rsidRDefault="000548F5" w:rsidP="000548F5">
            <w:pPr>
              <w:pStyle w:val="a4"/>
            </w:pPr>
            <w:r>
              <w:t>n/s</w:t>
            </w:r>
          </w:p>
        </w:tc>
      </w:tr>
      <w:tr w:rsidR="000548F5" w:rsidRPr="00807CCC" w14:paraId="144A0576" w14:textId="77777777" w:rsidTr="008E7A4B">
        <w:tc>
          <w:tcPr>
            <w:tcW w:w="950" w:type="dxa"/>
            <w:tcBorders>
              <w:top w:val="single" w:sz="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4F88272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3CB10CDB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top w:val="single" w:sz="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6F47054C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top w:val="single" w:sz="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2A3295A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1876152C" w14:textId="77777777" w:rsidR="000548F5" w:rsidRDefault="000548F5" w:rsidP="000548F5">
            <w:pPr>
              <w:pStyle w:val="a4"/>
              <w:jc w:val="center"/>
              <w:rPr>
                <w:lang w:val="ru-RU"/>
              </w:rPr>
            </w:pPr>
          </w:p>
        </w:tc>
        <w:tc>
          <w:tcPr>
            <w:tcW w:w="2392" w:type="dxa"/>
            <w:tcBorders>
              <w:top w:val="single" w:sz="2" w:space="0" w:color="auto"/>
              <w:bottom w:val="single" w:sz="12" w:space="0" w:color="auto"/>
            </w:tcBorders>
            <w:shd w:val="clear" w:color="auto" w:fill="FFF2CC" w:themeFill="accent4" w:themeFillTint="33"/>
          </w:tcPr>
          <w:p w14:paraId="05170AA9" w14:textId="77777777" w:rsidR="000548F5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top w:val="single" w:sz="2" w:space="0" w:color="auto"/>
            </w:tcBorders>
            <w:shd w:val="clear" w:color="auto" w:fill="FFF2CC" w:themeFill="accent4" w:themeFillTint="33"/>
          </w:tcPr>
          <w:p w14:paraId="6000A86B" w14:textId="77777777" w:rsidR="000548F5" w:rsidRDefault="000548F5" w:rsidP="000548F5">
            <w:pPr>
              <w:pStyle w:val="a4"/>
            </w:pPr>
          </w:p>
        </w:tc>
      </w:tr>
      <w:tr w:rsidR="000548F5" w:rsidRPr="00426CB4" w14:paraId="06F7D3F5" w14:textId="77777777" w:rsidTr="00454937">
        <w:tc>
          <w:tcPr>
            <w:tcW w:w="10034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317C41DF" w14:textId="496CA6FF" w:rsidR="000548F5" w:rsidRPr="00435DBC" w:rsidRDefault="000548F5" w:rsidP="000548F5">
            <w:pPr>
              <w:pStyle w:val="a4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Beam Cache Configuration</w:t>
            </w:r>
          </w:p>
        </w:tc>
      </w:tr>
      <w:tr w:rsidR="000548F5" w:rsidRPr="009966B2" w14:paraId="4D73016C" w14:textId="77777777" w:rsidTr="008E7A4B">
        <w:tc>
          <w:tcPr>
            <w:tcW w:w="95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7A945C9A" w14:textId="2F67F28C" w:rsidR="000548F5" w:rsidRPr="00C83997" w:rsidRDefault="000548F5" w:rsidP="000548F5">
            <w:pPr>
              <w:pStyle w:val="a4"/>
              <w:jc w:val="center"/>
            </w:pPr>
            <w:r>
              <w:t>0x20</w:t>
            </w:r>
          </w:p>
        </w:tc>
        <w:tc>
          <w:tcPr>
            <w:tcW w:w="86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8B168B2" w14:textId="6984AB43" w:rsidR="000548F5" w:rsidRDefault="000548F5" w:rsidP="000548F5">
            <w:pPr>
              <w:pStyle w:val="a4"/>
              <w:jc w:val="center"/>
            </w:pPr>
            <w: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90A4C1B" w14:textId="409A1CB1" w:rsidR="000548F5" w:rsidRPr="00DA1300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B1680AC" w14:textId="02B97870" w:rsidR="000548F5" w:rsidRPr="00435DBC" w:rsidRDefault="000548F5" w:rsidP="000548F5">
            <w:pPr>
              <w:pStyle w:val="a4"/>
            </w:pPr>
            <w:r>
              <w:t>BC_OP_TYPE</w:t>
            </w:r>
          </w:p>
        </w:tc>
        <w:tc>
          <w:tcPr>
            <w:tcW w:w="656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95330A9" w14:textId="204E2387" w:rsidR="000548F5" w:rsidRDefault="000548F5" w:rsidP="000548F5">
            <w:pPr>
              <w:pStyle w:val="a4"/>
              <w:jc w:val="center"/>
            </w:pPr>
            <w:r>
              <w:t>1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77E85A1" w14:textId="65DC6E12" w:rsidR="000548F5" w:rsidRDefault="000548F5" w:rsidP="000548F5">
            <w:pPr>
              <w:pStyle w:val="a4"/>
            </w:pPr>
            <w:r>
              <w:t>Operation type: 0 – Read, 1 - Wrire Beam Cache table item</w:t>
            </w:r>
          </w:p>
        </w:tc>
        <w:tc>
          <w:tcPr>
            <w:tcW w:w="74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BD96135" w14:textId="194F86D0" w:rsidR="000548F5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B65599" w14:paraId="305ABFC2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73A9B28F" w14:textId="3C73D641" w:rsidR="000548F5" w:rsidRPr="00DF528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shd w:val="clear" w:color="auto" w:fill="D0CECE" w:themeFill="background2" w:themeFillShade="E6"/>
          </w:tcPr>
          <w:p w14:paraId="50341C59" w14:textId="1A7B79B2" w:rsidR="000548F5" w:rsidRDefault="000548F5" w:rsidP="000548F5">
            <w:pPr>
              <w:pStyle w:val="a4"/>
              <w:jc w:val="center"/>
            </w:pPr>
            <w:r>
              <w:t>[2:1]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7A305AAB" w14:textId="0B91A9B8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2C13583F" w14:textId="12BAB15C" w:rsidR="000548F5" w:rsidRDefault="000548F5" w:rsidP="000548F5">
            <w:pPr>
              <w:pStyle w:val="a4"/>
            </w:pPr>
            <w:r>
              <w:t>BC_TABLE_SEL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7D2D21C1" w14:textId="1B609A98" w:rsidR="000548F5" w:rsidRDefault="000548F5" w:rsidP="000548F5">
            <w:pPr>
              <w:pStyle w:val="a4"/>
              <w:jc w:val="center"/>
            </w:pPr>
            <w:r>
              <w:t>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02279BA2" w14:textId="06AABE86" w:rsidR="000548F5" w:rsidRDefault="000548F5" w:rsidP="000548F5">
            <w:pPr>
              <w:pStyle w:val="a4"/>
            </w:pPr>
            <w:r>
              <w:t>Select a destination/source for getting access to Beam Cache: 0 – DL &amp; UL, 1 – DL only, 2 – UL only, 3 – PRACH</w:t>
            </w:r>
          </w:p>
          <w:p w14:paraId="4774E425" w14:textId="69A72938" w:rsidR="000548F5" w:rsidRPr="00731E92" w:rsidRDefault="000548F5" w:rsidP="000548F5">
            <w:pPr>
              <w:pStyle w:val="a4"/>
              <w:rPr>
                <w:i/>
                <w:iCs/>
              </w:rPr>
            </w:pPr>
            <w:r w:rsidRPr="00731E92">
              <w:rPr>
                <w:i/>
                <w:iCs/>
                <w:u w:val="single"/>
              </w:rPr>
              <w:t>Note</w:t>
            </w:r>
            <w:r w:rsidRPr="00731E92">
              <w:rPr>
                <w:i/>
                <w:iCs/>
              </w:rPr>
              <w:t xml:space="preserve">: </w:t>
            </w:r>
            <w:r>
              <w:rPr>
                <w:i/>
                <w:iCs/>
              </w:rPr>
              <w:t>R</w:t>
            </w:r>
            <w:r w:rsidRPr="00731E92">
              <w:rPr>
                <w:i/>
                <w:iCs/>
              </w:rPr>
              <w:t xml:space="preserve">eading for 0x0 value returns content of DL Beam Cache Table 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6A61432B" w14:textId="0BA07FED" w:rsidR="000548F5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B14CEA" w14:paraId="16AEB66E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647B4E30" w14:textId="77777777" w:rsidR="000548F5" w:rsidRPr="00DF528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shd w:val="clear" w:color="auto" w:fill="D0CECE" w:themeFill="background2" w:themeFillShade="E6"/>
          </w:tcPr>
          <w:p w14:paraId="69737F78" w14:textId="2976B965" w:rsidR="000548F5" w:rsidRDefault="000548F5" w:rsidP="000548F5">
            <w:pPr>
              <w:pStyle w:val="a4"/>
              <w:jc w:val="center"/>
            </w:pPr>
            <w:r>
              <w:t>[11:3]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0EEE1E5A" w14:textId="55919652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600F0A8E" w14:textId="061EF907" w:rsidR="000548F5" w:rsidRDefault="000548F5" w:rsidP="000548F5">
            <w:pPr>
              <w:pStyle w:val="a4"/>
            </w:pPr>
            <w:r>
              <w:t>BC_TABLE_ ADDR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3C14DBB4" w14:textId="45383E06" w:rsidR="000548F5" w:rsidRDefault="000548F5" w:rsidP="000548F5">
            <w:pPr>
              <w:pStyle w:val="a4"/>
              <w:jc w:val="center"/>
            </w:pPr>
            <w:r>
              <w:t>9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073D545F" w14:textId="37141A25" w:rsidR="000548F5" w:rsidRDefault="000548F5" w:rsidP="000548F5">
            <w:pPr>
              <w:pStyle w:val="a4"/>
            </w:pPr>
            <w:r>
              <w:t>Address of Beam Cache Table item address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56DA7B08" w14:textId="760D8EFA" w:rsidR="000548F5" w:rsidRDefault="000548F5" w:rsidP="000548F5">
            <w:pPr>
              <w:pStyle w:val="a4"/>
            </w:pPr>
            <w:r>
              <w:t>0</w:t>
            </w:r>
          </w:p>
        </w:tc>
      </w:tr>
      <w:tr w:rsidR="000548F5" w:rsidRPr="0037319D" w14:paraId="0EAEF2CE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5D1D770E" w14:textId="18B3E7D6" w:rsidR="000548F5" w:rsidRPr="00DF5287" w:rsidRDefault="000548F5" w:rsidP="000548F5">
            <w:pPr>
              <w:pStyle w:val="a4"/>
              <w:jc w:val="center"/>
            </w:pPr>
            <w:r>
              <w:t>0x21</w:t>
            </w:r>
          </w:p>
        </w:tc>
        <w:tc>
          <w:tcPr>
            <w:tcW w:w="864" w:type="dxa"/>
            <w:shd w:val="clear" w:color="auto" w:fill="D0CECE" w:themeFill="background2" w:themeFillShade="E6"/>
          </w:tcPr>
          <w:p w14:paraId="4E6D3472" w14:textId="77D41433" w:rsidR="000548F5" w:rsidRPr="00052546" w:rsidRDefault="000548F5" w:rsidP="000548F5">
            <w:pPr>
              <w:pStyle w:val="a4"/>
              <w:jc w:val="center"/>
              <w:rPr>
                <w:lang w:val="ru-RU"/>
              </w:rPr>
            </w:pPr>
            <w:r>
              <w:t>[31:0]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4E81D128" w14:textId="67A5468D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6541B9E7" w14:textId="7F5F1318" w:rsidR="000548F5" w:rsidRPr="00751548" w:rsidRDefault="000548F5" w:rsidP="000548F5">
            <w:pPr>
              <w:pStyle w:val="a4"/>
            </w:pPr>
            <w:r>
              <w:t>BC_TABLE_VAL[31:0]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2585D2F9" w14:textId="030DADDC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19FB5E32" w14:textId="147BE584" w:rsidR="000548F5" w:rsidRDefault="000548F5" w:rsidP="000548F5">
            <w:pPr>
              <w:pStyle w:val="a4"/>
            </w:pPr>
            <w:r>
              <w:t>Beam Cache Table item value [31:0] bits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5B595F6E" w14:textId="77777777" w:rsidR="000548F5" w:rsidRDefault="000548F5" w:rsidP="000548F5">
            <w:pPr>
              <w:pStyle w:val="a4"/>
            </w:pPr>
          </w:p>
        </w:tc>
      </w:tr>
      <w:tr w:rsidR="000548F5" w:rsidRPr="0037319D" w14:paraId="2E9AB86E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6FB731AD" w14:textId="48D1BB4F" w:rsidR="000548F5" w:rsidRPr="00DF5287" w:rsidRDefault="000548F5" w:rsidP="000548F5">
            <w:pPr>
              <w:pStyle w:val="a4"/>
              <w:jc w:val="center"/>
            </w:pPr>
            <w:r>
              <w:t>0x22</w:t>
            </w:r>
          </w:p>
        </w:tc>
        <w:tc>
          <w:tcPr>
            <w:tcW w:w="864" w:type="dxa"/>
            <w:shd w:val="clear" w:color="auto" w:fill="D0CECE" w:themeFill="background2" w:themeFillShade="E6"/>
          </w:tcPr>
          <w:p w14:paraId="61F9A059" w14:textId="1E59D170" w:rsidR="000548F5" w:rsidRPr="0016228F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408962C1" w14:textId="69705181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719E5995" w14:textId="7A4CDC64" w:rsidR="000548F5" w:rsidRDefault="000548F5" w:rsidP="000548F5">
            <w:pPr>
              <w:pStyle w:val="a4"/>
            </w:pPr>
            <w:r w:rsidRPr="00F62C29">
              <w:t>BC_TABLE_VAL[</w:t>
            </w:r>
            <w:r>
              <w:t>63</w:t>
            </w:r>
            <w:r w:rsidRPr="00F62C29">
              <w:t>:</w:t>
            </w:r>
            <w:r>
              <w:t>32</w:t>
            </w:r>
            <w:r w:rsidRPr="00F62C29">
              <w:t>]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62DF904E" w14:textId="1564163E" w:rsidR="000548F5" w:rsidRDefault="000548F5" w:rsidP="000548F5">
            <w:pPr>
              <w:pStyle w:val="a4"/>
              <w:jc w:val="center"/>
            </w:pPr>
            <w:r w:rsidRPr="001C1B83">
              <w:t>32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35AFDED2" w14:textId="776E628A" w:rsidR="000548F5" w:rsidRDefault="000548F5" w:rsidP="000548F5">
            <w:pPr>
              <w:pStyle w:val="a4"/>
            </w:pPr>
            <w:r w:rsidRPr="00684779">
              <w:t>Beam Cache Table item value [</w:t>
            </w:r>
            <w:r w:rsidRPr="00BE3E66">
              <w:t>63</w:t>
            </w:r>
            <w:r w:rsidRPr="00684779">
              <w:t>:</w:t>
            </w:r>
            <w:r w:rsidRPr="00BE3E66">
              <w:t>32</w:t>
            </w:r>
            <w:r w:rsidRPr="00684779">
              <w:t>] bits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3703FA01" w14:textId="77777777" w:rsidR="000548F5" w:rsidRDefault="000548F5" w:rsidP="000548F5">
            <w:pPr>
              <w:pStyle w:val="a4"/>
            </w:pPr>
          </w:p>
        </w:tc>
      </w:tr>
      <w:tr w:rsidR="000548F5" w:rsidRPr="0037319D" w14:paraId="5DB2F5BF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17D321D0" w14:textId="310B92E0" w:rsidR="000548F5" w:rsidRDefault="000548F5" w:rsidP="000548F5">
            <w:pPr>
              <w:pStyle w:val="a4"/>
              <w:jc w:val="center"/>
            </w:pPr>
            <w:r>
              <w:t>0x23</w:t>
            </w:r>
          </w:p>
        </w:tc>
        <w:tc>
          <w:tcPr>
            <w:tcW w:w="864" w:type="dxa"/>
            <w:shd w:val="clear" w:color="auto" w:fill="D0CECE" w:themeFill="background2" w:themeFillShade="E6"/>
          </w:tcPr>
          <w:p w14:paraId="19C4E40F" w14:textId="4B0791F7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316DCF78" w14:textId="7C777D87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5CBCF506" w14:textId="2A0228C9" w:rsidR="000548F5" w:rsidRDefault="000548F5" w:rsidP="000548F5">
            <w:pPr>
              <w:pStyle w:val="a4"/>
            </w:pPr>
            <w:r w:rsidRPr="00F62C29">
              <w:t>BC_TABLE_VAL[</w:t>
            </w:r>
            <w:r>
              <w:t>95</w:t>
            </w:r>
            <w:r w:rsidRPr="00F62C29">
              <w:t>:</w:t>
            </w:r>
            <w:r>
              <w:t>64</w:t>
            </w:r>
            <w:r w:rsidRPr="00F62C29">
              <w:t>]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5810DD7E" w14:textId="3BB60152" w:rsidR="000548F5" w:rsidRDefault="000548F5" w:rsidP="000548F5">
            <w:pPr>
              <w:pStyle w:val="a4"/>
              <w:jc w:val="center"/>
            </w:pPr>
            <w:r w:rsidRPr="001C1B83">
              <w:t>32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1A0DFD59" w14:textId="5B34BAB2" w:rsidR="000548F5" w:rsidRDefault="000548F5" w:rsidP="000548F5">
            <w:pPr>
              <w:pStyle w:val="a4"/>
            </w:pPr>
            <w:r w:rsidRPr="00684779">
              <w:t>Beam Cache Table item value [</w:t>
            </w:r>
            <w:r w:rsidRPr="00BE3E66">
              <w:t>95</w:t>
            </w:r>
            <w:r w:rsidRPr="00684779">
              <w:t>:</w:t>
            </w:r>
            <w:r w:rsidRPr="00BE3E66">
              <w:t>64</w:t>
            </w:r>
            <w:r w:rsidRPr="00684779">
              <w:t>] bits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25BCF941" w14:textId="77777777" w:rsidR="000548F5" w:rsidRDefault="000548F5" w:rsidP="000548F5">
            <w:pPr>
              <w:pStyle w:val="a4"/>
            </w:pPr>
          </w:p>
        </w:tc>
      </w:tr>
      <w:tr w:rsidR="000548F5" w:rsidRPr="0037319D" w14:paraId="74DEAB0C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58630854" w14:textId="7F8D38FB" w:rsidR="000548F5" w:rsidRDefault="000548F5" w:rsidP="000548F5">
            <w:pPr>
              <w:pStyle w:val="a4"/>
              <w:jc w:val="center"/>
            </w:pPr>
            <w:r>
              <w:t>0x24</w:t>
            </w:r>
          </w:p>
        </w:tc>
        <w:tc>
          <w:tcPr>
            <w:tcW w:w="864" w:type="dxa"/>
            <w:shd w:val="clear" w:color="auto" w:fill="D0CECE" w:themeFill="background2" w:themeFillShade="E6"/>
          </w:tcPr>
          <w:p w14:paraId="6A43610B" w14:textId="0F17AB38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35EEDDBB" w14:textId="1A102A89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27BD16A4" w14:textId="2D22CCBE" w:rsidR="000548F5" w:rsidRDefault="000548F5" w:rsidP="000548F5">
            <w:pPr>
              <w:pStyle w:val="a4"/>
            </w:pPr>
            <w:r w:rsidRPr="00F62C29">
              <w:t>BC_TABLE_VAL[</w:t>
            </w:r>
            <w:r>
              <w:t>127</w:t>
            </w:r>
            <w:r w:rsidRPr="00F62C29">
              <w:t>:</w:t>
            </w:r>
            <w:r>
              <w:t>96</w:t>
            </w:r>
            <w:r w:rsidRPr="00F62C29">
              <w:t>]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1C1A64E7" w14:textId="505D747D" w:rsidR="000548F5" w:rsidRDefault="000548F5" w:rsidP="000548F5">
            <w:pPr>
              <w:pStyle w:val="a4"/>
              <w:jc w:val="center"/>
            </w:pPr>
            <w:r w:rsidRPr="001C1B83">
              <w:t>32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3B9DA4CB" w14:textId="03C5B225" w:rsidR="000548F5" w:rsidRDefault="000548F5" w:rsidP="000548F5">
            <w:pPr>
              <w:pStyle w:val="a4"/>
            </w:pPr>
            <w:r w:rsidRPr="00684779">
              <w:t>Beam Cache Table item value [</w:t>
            </w:r>
            <w:r w:rsidRPr="00BE3E66">
              <w:t>127</w:t>
            </w:r>
            <w:r w:rsidRPr="00684779">
              <w:t>:</w:t>
            </w:r>
            <w:r w:rsidRPr="00BE3E66">
              <w:t>96</w:t>
            </w:r>
            <w:r w:rsidRPr="00684779">
              <w:t>] bits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29C7E666" w14:textId="77777777" w:rsidR="000548F5" w:rsidRDefault="000548F5" w:rsidP="000548F5">
            <w:pPr>
              <w:pStyle w:val="a4"/>
            </w:pPr>
          </w:p>
        </w:tc>
      </w:tr>
      <w:tr w:rsidR="000548F5" w:rsidRPr="0037319D" w14:paraId="0DCB34AC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66CDE686" w14:textId="205D9C50" w:rsidR="000548F5" w:rsidRPr="0016228F" w:rsidRDefault="000548F5" w:rsidP="000548F5">
            <w:pPr>
              <w:pStyle w:val="a4"/>
              <w:jc w:val="center"/>
            </w:pPr>
            <w:r>
              <w:t>0x25</w:t>
            </w:r>
          </w:p>
        </w:tc>
        <w:tc>
          <w:tcPr>
            <w:tcW w:w="864" w:type="dxa"/>
            <w:shd w:val="clear" w:color="auto" w:fill="D0CECE" w:themeFill="background2" w:themeFillShade="E6"/>
          </w:tcPr>
          <w:p w14:paraId="04119579" w14:textId="793C7D2B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31A000ED" w14:textId="209ACBB1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62503FE3" w14:textId="2F963BA2" w:rsidR="000548F5" w:rsidRDefault="000548F5" w:rsidP="000548F5">
            <w:pPr>
              <w:pStyle w:val="a4"/>
            </w:pPr>
            <w:r w:rsidRPr="00F62C29">
              <w:t>BC_TABLE_VAL[</w:t>
            </w:r>
            <w:r>
              <w:t>159</w:t>
            </w:r>
            <w:r w:rsidRPr="00F62C29">
              <w:t>:</w:t>
            </w:r>
            <w:r>
              <w:t>128</w:t>
            </w:r>
            <w:r w:rsidRPr="00F62C29">
              <w:t>]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3BAFE5B8" w14:textId="2C4AC71D" w:rsidR="000548F5" w:rsidRDefault="000548F5" w:rsidP="000548F5">
            <w:pPr>
              <w:pStyle w:val="a4"/>
              <w:jc w:val="center"/>
            </w:pPr>
            <w:r w:rsidRPr="001C1B83">
              <w:t>32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660CA027" w14:textId="00C55BF4" w:rsidR="000548F5" w:rsidRDefault="000548F5" w:rsidP="000548F5">
            <w:pPr>
              <w:pStyle w:val="a4"/>
            </w:pPr>
            <w:r w:rsidRPr="00684779">
              <w:t>Beam Cache Table item value [</w:t>
            </w:r>
            <w:r w:rsidRPr="00BE3E66">
              <w:t>159</w:t>
            </w:r>
            <w:r w:rsidRPr="00684779">
              <w:t>:</w:t>
            </w:r>
            <w:r w:rsidRPr="00BE3E66">
              <w:t>128</w:t>
            </w:r>
            <w:r w:rsidRPr="00684779">
              <w:t>] bits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0D68EFFB" w14:textId="77777777" w:rsidR="000548F5" w:rsidRDefault="000548F5" w:rsidP="000548F5">
            <w:pPr>
              <w:pStyle w:val="a4"/>
            </w:pPr>
          </w:p>
        </w:tc>
      </w:tr>
      <w:tr w:rsidR="000548F5" w:rsidRPr="0037319D" w14:paraId="582A3C7F" w14:textId="77777777" w:rsidTr="008E7A4B">
        <w:tc>
          <w:tcPr>
            <w:tcW w:w="950" w:type="dxa"/>
            <w:shd w:val="clear" w:color="auto" w:fill="D0CECE" w:themeFill="background2" w:themeFillShade="E6"/>
          </w:tcPr>
          <w:p w14:paraId="198BF59E" w14:textId="13B06750" w:rsidR="000548F5" w:rsidRDefault="000548F5" w:rsidP="000548F5">
            <w:pPr>
              <w:pStyle w:val="a4"/>
              <w:jc w:val="center"/>
            </w:pPr>
            <w:r>
              <w:t>0x26</w:t>
            </w:r>
          </w:p>
        </w:tc>
        <w:tc>
          <w:tcPr>
            <w:tcW w:w="864" w:type="dxa"/>
            <w:shd w:val="clear" w:color="auto" w:fill="D0CECE" w:themeFill="background2" w:themeFillShade="E6"/>
          </w:tcPr>
          <w:p w14:paraId="295A7402" w14:textId="6D84FC85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D0CECE" w:themeFill="background2" w:themeFillShade="E6"/>
          </w:tcPr>
          <w:p w14:paraId="0E2140C1" w14:textId="21D87580" w:rsidR="000548F5" w:rsidRDefault="000548F5" w:rsidP="000548F5">
            <w:pPr>
              <w:pStyle w:val="a4"/>
              <w:jc w:val="center"/>
            </w:pPr>
            <w:r>
              <w:t>RW</w:t>
            </w:r>
          </w:p>
        </w:tc>
        <w:tc>
          <w:tcPr>
            <w:tcW w:w="3737" w:type="dxa"/>
            <w:shd w:val="clear" w:color="auto" w:fill="D0CECE" w:themeFill="background2" w:themeFillShade="E6"/>
          </w:tcPr>
          <w:p w14:paraId="2CBDDF4A" w14:textId="0DCBEB0B" w:rsidR="000548F5" w:rsidRDefault="000548F5" w:rsidP="000548F5">
            <w:pPr>
              <w:pStyle w:val="a4"/>
            </w:pPr>
            <w:r w:rsidRPr="00F62C29">
              <w:t>BC_TABLE_VAL[</w:t>
            </w:r>
            <w:r>
              <w:t>191</w:t>
            </w:r>
            <w:r w:rsidRPr="00F62C29">
              <w:t>:</w:t>
            </w:r>
            <w:r>
              <w:t>160</w:t>
            </w:r>
            <w:r w:rsidRPr="00F62C29">
              <w:t>]</w:t>
            </w:r>
          </w:p>
        </w:tc>
        <w:tc>
          <w:tcPr>
            <w:tcW w:w="656" w:type="dxa"/>
            <w:shd w:val="clear" w:color="auto" w:fill="D0CECE" w:themeFill="background2" w:themeFillShade="E6"/>
          </w:tcPr>
          <w:p w14:paraId="0B2BF60C" w14:textId="4BC565FF" w:rsidR="000548F5" w:rsidRDefault="000548F5" w:rsidP="000548F5">
            <w:pPr>
              <w:pStyle w:val="a4"/>
              <w:jc w:val="center"/>
            </w:pPr>
            <w:r w:rsidRPr="001C1B83">
              <w:t>32</w:t>
            </w:r>
          </w:p>
        </w:tc>
        <w:tc>
          <w:tcPr>
            <w:tcW w:w="2392" w:type="dxa"/>
            <w:shd w:val="clear" w:color="auto" w:fill="D0CECE" w:themeFill="background2" w:themeFillShade="E6"/>
          </w:tcPr>
          <w:p w14:paraId="308AEDDF" w14:textId="26C4FED0" w:rsidR="000548F5" w:rsidRDefault="000548F5" w:rsidP="000548F5">
            <w:pPr>
              <w:pStyle w:val="a4"/>
            </w:pPr>
            <w:r w:rsidRPr="00684779">
              <w:t>Beam Cache Table item value [</w:t>
            </w:r>
            <w:r w:rsidRPr="002322B1">
              <w:t>191</w:t>
            </w:r>
            <w:r w:rsidRPr="00684779">
              <w:t>:</w:t>
            </w:r>
            <w:r w:rsidRPr="002322B1">
              <w:t>160</w:t>
            </w:r>
            <w:r w:rsidRPr="00684779">
              <w:t>] bits</w:t>
            </w:r>
          </w:p>
        </w:tc>
        <w:tc>
          <w:tcPr>
            <w:tcW w:w="742" w:type="dxa"/>
            <w:shd w:val="clear" w:color="auto" w:fill="D0CECE" w:themeFill="background2" w:themeFillShade="E6"/>
          </w:tcPr>
          <w:p w14:paraId="5CD450BD" w14:textId="77777777" w:rsidR="000548F5" w:rsidRDefault="000548F5" w:rsidP="000548F5">
            <w:pPr>
              <w:pStyle w:val="a4"/>
            </w:pPr>
          </w:p>
        </w:tc>
      </w:tr>
      <w:tr w:rsidR="000548F5" w:rsidRPr="0037319D" w14:paraId="1729BF44" w14:textId="77777777" w:rsidTr="008E7A4B">
        <w:tc>
          <w:tcPr>
            <w:tcW w:w="950" w:type="dxa"/>
            <w:shd w:val="clear" w:color="auto" w:fill="FFF2CC" w:themeFill="accent4" w:themeFillTint="33"/>
          </w:tcPr>
          <w:p w14:paraId="0F732121" w14:textId="67F13025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shd w:val="clear" w:color="auto" w:fill="FFF2CC" w:themeFill="accent4" w:themeFillTint="33"/>
          </w:tcPr>
          <w:p w14:paraId="4ECAB68B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shd w:val="clear" w:color="auto" w:fill="FFF2CC" w:themeFill="accent4" w:themeFillTint="33"/>
          </w:tcPr>
          <w:p w14:paraId="51C9DE3E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shd w:val="clear" w:color="auto" w:fill="FFF2CC" w:themeFill="accent4" w:themeFillTint="33"/>
          </w:tcPr>
          <w:p w14:paraId="485FD201" w14:textId="42E50B59" w:rsidR="000548F5" w:rsidRDefault="000548F5" w:rsidP="000548F5">
            <w:pPr>
              <w:pStyle w:val="a4"/>
            </w:pPr>
          </w:p>
        </w:tc>
        <w:tc>
          <w:tcPr>
            <w:tcW w:w="656" w:type="dxa"/>
            <w:shd w:val="clear" w:color="auto" w:fill="FFF2CC" w:themeFill="accent4" w:themeFillTint="33"/>
          </w:tcPr>
          <w:p w14:paraId="1F085645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shd w:val="clear" w:color="auto" w:fill="FFF2CC" w:themeFill="accent4" w:themeFillTint="33"/>
          </w:tcPr>
          <w:p w14:paraId="1DE249BE" w14:textId="77777777" w:rsidR="000548F5" w:rsidRDefault="000548F5" w:rsidP="000548F5">
            <w:pPr>
              <w:pStyle w:val="a4"/>
            </w:pPr>
          </w:p>
        </w:tc>
        <w:tc>
          <w:tcPr>
            <w:tcW w:w="742" w:type="dxa"/>
            <w:shd w:val="clear" w:color="auto" w:fill="FFF2CC" w:themeFill="accent4" w:themeFillTint="33"/>
          </w:tcPr>
          <w:p w14:paraId="0D33CC1A" w14:textId="77777777" w:rsidR="000548F5" w:rsidRDefault="000548F5" w:rsidP="000548F5">
            <w:pPr>
              <w:pStyle w:val="a4"/>
            </w:pPr>
          </w:p>
        </w:tc>
      </w:tr>
      <w:tr w:rsidR="000548F5" w:rsidRPr="00426CB4" w14:paraId="11DC059A" w14:textId="77777777" w:rsidTr="00454937">
        <w:tc>
          <w:tcPr>
            <w:tcW w:w="10034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468FB33D" w14:textId="0CFDFF2E" w:rsidR="000548F5" w:rsidRPr="00F374CD" w:rsidRDefault="000548F5" w:rsidP="000548F5">
            <w:pPr>
              <w:pStyle w:val="a4"/>
              <w:jc w:val="center"/>
              <w:rPr>
                <w:i/>
                <w:iCs/>
              </w:rPr>
            </w:pPr>
            <w:r w:rsidRPr="00F374CD">
              <w:rPr>
                <w:i/>
                <w:iCs/>
              </w:rPr>
              <w:t>Statistic Counters</w:t>
            </w:r>
          </w:p>
        </w:tc>
      </w:tr>
      <w:tr w:rsidR="000548F5" w:rsidRPr="0037319D" w14:paraId="3BB2B6FA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54C11FAB" w14:textId="0D22373F" w:rsidR="000548F5" w:rsidRPr="00CC2307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x80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FE8C20F" w14:textId="77777777" w:rsidR="000548F5" w:rsidRPr="0020452D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6F69723E" w14:textId="77777777" w:rsidR="000548F5" w:rsidRPr="0020452D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3B50A897" w14:textId="77777777" w:rsidR="000548F5" w:rsidRDefault="000548F5" w:rsidP="000548F5">
            <w:pPr>
              <w:pStyle w:val="a4"/>
            </w:pPr>
            <w:r>
              <w:t>DL_FRAMES_CNT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20606A45" w14:textId="77777777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DD9A27F" w14:textId="77777777" w:rsidR="000548F5" w:rsidRDefault="000548F5" w:rsidP="000548F5">
            <w:pPr>
              <w:pStyle w:val="a4"/>
            </w:pPr>
            <w:r>
              <w:t>Number of frames in downlink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13BBC47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5892BFA6" w14:textId="77777777" w:rsidTr="008E7A4B">
        <w:tc>
          <w:tcPr>
            <w:tcW w:w="950" w:type="dxa"/>
          </w:tcPr>
          <w:p w14:paraId="52225DBA" w14:textId="008960C4" w:rsidR="000548F5" w:rsidRDefault="000548F5" w:rsidP="000548F5">
            <w:pPr>
              <w:pStyle w:val="a4"/>
              <w:jc w:val="center"/>
            </w:pPr>
            <w:r>
              <w:t>0x81</w:t>
            </w:r>
          </w:p>
        </w:tc>
        <w:tc>
          <w:tcPr>
            <w:tcW w:w="864" w:type="dxa"/>
          </w:tcPr>
          <w:p w14:paraId="0B72784C" w14:textId="77777777" w:rsidR="000548F5" w:rsidRPr="0020452D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17DB947" w14:textId="77777777" w:rsidR="000548F5" w:rsidRPr="0020452D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0F399F14" w14:textId="3D1DF5C4" w:rsidR="000548F5" w:rsidRDefault="000548F5" w:rsidP="000548F5">
            <w:pPr>
              <w:pStyle w:val="a4"/>
            </w:pPr>
            <w:r>
              <w:t>UL_FRAMES_CNT</w:t>
            </w:r>
          </w:p>
        </w:tc>
        <w:tc>
          <w:tcPr>
            <w:tcW w:w="656" w:type="dxa"/>
          </w:tcPr>
          <w:p w14:paraId="30988447" w14:textId="77777777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617729B" w14:textId="77777777" w:rsidR="000548F5" w:rsidRDefault="000548F5" w:rsidP="000548F5">
            <w:pPr>
              <w:pStyle w:val="a4"/>
            </w:pPr>
            <w:r>
              <w:t>Number of frames in uplink</w:t>
            </w:r>
          </w:p>
        </w:tc>
        <w:tc>
          <w:tcPr>
            <w:tcW w:w="742" w:type="dxa"/>
          </w:tcPr>
          <w:p w14:paraId="2C9483D8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3CA4543D" w14:textId="77777777" w:rsidTr="008E7A4B">
        <w:tc>
          <w:tcPr>
            <w:tcW w:w="950" w:type="dxa"/>
            <w:shd w:val="clear" w:color="auto" w:fill="FFF2CC" w:themeFill="accent4" w:themeFillTint="33"/>
          </w:tcPr>
          <w:p w14:paraId="157DC9E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shd w:val="clear" w:color="auto" w:fill="FFF2CC" w:themeFill="accent4" w:themeFillTint="33"/>
          </w:tcPr>
          <w:p w14:paraId="15B644FC" w14:textId="77777777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shd w:val="clear" w:color="auto" w:fill="FFF2CC" w:themeFill="accent4" w:themeFillTint="33"/>
          </w:tcPr>
          <w:p w14:paraId="0C812A47" w14:textId="77777777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shd w:val="clear" w:color="auto" w:fill="FFF2CC" w:themeFill="accent4" w:themeFillTint="33"/>
          </w:tcPr>
          <w:p w14:paraId="523F9825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  <w:shd w:val="clear" w:color="auto" w:fill="FFF2CC" w:themeFill="accent4" w:themeFillTint="33"/>
          </w:tcPr>
          <w:p w14:paraId="6CBC9FAD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shd w:val="clear" w:color="auto" w:fill="FFF2CC" w:themeFill="accent4" w:themeFillTint="33"/>
          </w:tcPr>
          <w:p w14:paraId="1B46A0B1" w14:textId="77777777" w:rsidR="000548F5" w:rsidRDefault="000548F5" w:rsidP="000548F5">
            <w:pPr>
              <w:pStyle w:val="a4"/>
            </w:pPr>
          </w:p>
        </w:tc>
        <w:tc>
          <w:tcPr>
            <w:tcW w:w="742" w:type="dxa"/>
            <w:shd w:val="clear" w:color="auto" w:fill="FFF2CC" w:themeFill="accent4" w:themeFillTint="33"/>
          </w:tcPr>
          <w:p w14:paraId="7F8F6F0D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722E83B4" w14:textId="77777777" w:rsidTr="008E7A4B">
        <w:tc>
          <w:tcPr>
            <w:tcW w:w="950" w:type="dxa"/>
            <w:tcBorders>
              <w:top w:val="single" w:sz="12" w:space="0" w:color="auto"/>
            </w:tcBorders>
            <w:shd w:val="clear" w:color="auto" w:fill="auto"/>
          </w:tcPr>
          <w:p w14:paraId="07406E39" w14:textId="7D6B980E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top w:val="single" w:sz="12" w:space="0" w:color="auto"/>
            </w:tcBorders>
            <w:shd w:val="clear" w:color="auto" w:fill="auto"/>
          </w:tcPr>
          <w:p w14:paraId="4DD12DD0" w14:textId="392C8EB5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top w:val="single" w:sz="12" w:space="0" w:color="auto"/>
            </w:tcBorders>
            <w:shd w:val="clear" w:color="auto" w:fill="auto"/>
          </w:tcPr>
          <w:p w14:paraId="6CD76BBD" w14:textId="22F8ADB4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top w:val="single" w:sz="12" w:space="0" w:color="auto"/>
            </w:tcBorders>
            <w:shd w:val="clear" w:color="auto" w:fill="auto"/>
          </w:tcPr>
          <w:p w14:paraId="1F4D1012" w14:textId="61235174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top w:val="single" w:sz="12" w:space="0" w:color="auto"/>
            </w:tcBorders>
            <w:shd w:val="clear" w:color="auto" w:fill="auto"/>
          </w:tcPr>
          <w:p w14:paraId="6A6E5748" w14:textId="20EDE2D2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top w:val="single" w:sz="12" w:space="0" w:color="auto"/>
            </w:tcBorders>
            <w:shd w:val="clear" w:color="auto" w:fill="auto"/>
          </w:tcPr>
          <w:p w14:paraId="26174FB5" w14:textId="3D41D0A3" w:rsidR="000548F5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top w:val="single" w:sz="12" w:space="0" w:color="auto"/>
            </w:tcBorders>
            <w:shd w:val="clear" w:color="auto" w:fill="auto"/>
          </w:tcPr>
          <w:p w14:paraId="67599178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5B09D726" w14:textId="77777777" w:rsidTr="008E7A4B">
        <w:tc>
          <w:tcPr>
            <w:tcW w:w="950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64DA02F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1AAFAF85" w14:textId="77777777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60ED3E3B" w14:textId="77777777" w:rsidR="000548F5" w:rsidRPr="0020452D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08795120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3129FD7C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32EE551D" w14:textId="77777777" w:rsidR="000548F5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  <w:shd w:val="clear" w:color="auto" w:fill="FFF2CC" w:themeFill="accent4" w:themeFillTint="33"/>
          </w:tcPr>
          <w:p w14:paraId="7C4415EB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472DF2B7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238FB389" w14:textId="0767FDDE" w:rsidR="000548F5" w:rsidRDefault="000548F5" w:rsidP="000548F5">
            <w:pPr>
              <w:pStyle w:val="a4"/>
              <w:jc w:val="center"/>
            </w:pPr>
            <w:r>
              <w:t>0xA0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5AE7435E" w14:textId="5D57174B" w:rsidR="000548F5" w:rsidRPr="0020452D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75105A9E" w14:textId="4881BA87" w:rsidR="000548F5" w:rsidRPr="0020452D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0F7147B4" w14:textId="3FA4BB6A" w:rsidR="000548F5" w:rsidRPr="00A622E0" w:rsidRDefault="000548F5" w:rsidP="000548F5">
            <w:pPr>
              <w:pStyle w:val="a4"/>
              <w:rPr>
                <w:lang w:val="ru-RU"/>
              </w:rPr>
            </w:pPr>
            <w:r>
              <w:t>TM_FRAMES_CNT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07D871E0" w14:textId="5508F94B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15955BAB" w14:textId="4C97E83A" w:rsidR="000548F5" w:rsidRDefault="000548F5" w:rsidP="000548F5">
            <w:pPr>
              <w:pStyle w:val="a4"/>
            </w:pPr>
            <w:r>
              <w:t>Number of generated TM frames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DEA78EE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725016CB" w14:textId="77777777" w:rsidTr="008E7A4B">
        <w:tc>
          <w:tcPr>
            <w:tcW w:w="950" w:type="dxa"/>
          </w:tcPr>
          <w:p w14:paraId="48C52F6C" w14:textId="51C66338" w:rsidR="000548F5" w:rsidRDefault="000548F5" w:rsidP="000548F5">
            <w:pPr>
              <w:pStyle w:val="a4"/>
              <w:jc w:val="center"/>
            </w:pPr>
            <w:r>
              <w:t>0xA1</w:t>
            </w:r>
          </w:p>
        </w:tc>
        <w:tc>
          <w:tcPr>
            <w:tcW w:w="864" w:type="dxa"/>
          </w:tcPr>
          <w:p w14:paraId="4FB90D03" w14:textId="2C9EDBD9" w:rsidR="000548F5" w:rsidRPr="0020452D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09351093" w14:textId="6BDC32B5" w:rsidR="000548F5" w:rsidRPr="0020452D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53C97AC5" w14:textId="1582AF79" w:rsidR="000548F5" w:rsidRDefault="000548F5" w:rsidP="000548F5">
            <w:pPr>
              <w:pStyle w:val="a4"/>
            </w:pPr>
            <w:r>
              <w:t>TM_EXC_EMPTY_FIFO_RD</w:t>
            </w:r>
          </w:p>
        </w:tc>
        <w:tc>
          <w:tcPr>
            <w:tcW w:w="656" w:type="dxa"/>
          </w:tcPr>
          <w:p w14:paraId="7377A736" w14:textId="7BB419DA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5056C60A" w14:textId="4C1B572A" w:rsidR="000548F5" w:rsidRDefault="000548F5" w:rsidP="000548F5">
            <w:pPr>
              <w:pStyle w:val="a4"/>
            </w:pPr>
            <w:r>
              <w:t xml:space="preserve">Number of frames with the exceptional situation of TM data request when </w:t>
            </w:r>
          </w:p>
        </w:tc>
        <w:tc>
          <w:tcPr>
            <w:tcW w:w="742" w:type="dxa"/>
          </w:tcPr>
          <w:p w14:paraId="2BF85E8D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4E42D557" w14:textId="77777777" w:rsidTr="008E7A4B">
        <w:tc>
          <w:tcPr>
            <w:tcW w:w="950" w:type="dxa"/>
          </w:tcPr>
          <w:p w14:paraId="05876635" w14:textId="7E4BE272" w:rsidR="000548F5" w:rsidRDefault="000548F5" w:rsidP="000548F5">
            <w:pPr>
              <w:pStyle w:val="a4"/>
              <w:jc w:val="center"/>
            </w:pPr>
            <w:r>
              <w:lastRenderedPageBreak/>
              <w:t>0xA2</w:t>
            </w:r>
          </w:p>
        </w:tc>
        <w:tc>
          <w:tcPr>
            <w:tcW w:w="864" w:type="dxa"/>
          </w:tcPr>
          <w:p w14:paraId="3668A77E" w14:textId="4C1F7974" w:rsidR="000548F5" w:rsidRPr="0020452D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67EE5501" w14:textId="391D88D0" w:rsidR="000548F5" w:rsidRPr="0020452D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D3FE519" w14:textId="76F12836" w:rsidR="000548F5" w:rsidRDefault="000548F5" w:rsidP="000548F5">
            <w:pPr>
              <w:pStyle w:val="a4"/>
            </w:pPr>
            <w:r>
              <w:t>TM_EXC_OVER_LEN_RD</w:t>
            </w:r>
          </w:p>
        </w:tc>
        <w:tc>
          <w:tcPr>
            <w:tcW w:w="656" w:type="dxa"/>
          </w:tcPr>
          <w:p w14:paraId="5744D2D6" w14:textId="5520BB13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6594505" w14:textId="0A665AD2" w:rsidR="000548F5" w:rsidRDefault="000548F5" w:rsidP="000548F5">
            <w:pPr>
              <w:pStyle w:val="a4"/>
            </w:pPr>
            <w:r>
              <w:t>Number of frames with the exceptional situation of requesting data over TM_LENGTH</w:t>
            </w:r>
          </w:p>
        </w:tc>
        <w:tc>
          <w:tcPr>
            <w:tcW w:w="742" w:type="dxa"/>
          </w:tcPr>
          <w:p w14:paraId="29B98C29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33C34D06" w14:textId="77777777" w:rsidTr="008E7A4B">
        <w:tc>
          <w:tcPr>
            <w:tcW w:w="950" w:type="dxa"/>
          </w:tcPr>
          <w:p w14:paraId="32BD1039" w14:textId="71A6D693" w:rsidR="000548F5" w:rsidRDefault="000548F5" w:rsidP="000548F5">
            <w:pPr>
              <w:pStyle w:val="a4"/>
              <w:jc w:val="center"/>
            </w:pPr>
            <w:r>
              <w:t>0xA3</w:t>
            </w:r>
          </w:p>
        </w:tc>
        <w:tc>
          <w:tcPr>
            <w:tcW w:w="864" w:type="dxa"/>
          </w:tcPr>
          <w:p w14:paraId="1A2435D3" w14:textId="051B86B4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A318E54" w14:textId="2B2562C3" w:rsidR="000548F5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5A2E32F0" w14:textId="213BC554" w:rsidR="000548F5" w:rsidRDefault="000548F5" w:rsidP="000548F5">
            <w:pPr>
              <w:pStyle w:val="a4"/>
            </w:pPr>
            <w:r>
              <w:t>TM_EXC_DMA_RD</w:t>
            </w:r>
          </w:p>
        </w:tc>
        <w:tc>
          <w:tcPr>
            <w:tcW w:w="656" w:type="dxa"/>
          </w:tcPr>
          <w:p w14:paraId="3964F5EF" w14:textId="3456D1C6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13B9602" w14:textId="4C9D9749" w:rsidR="000548F5" w:rsidRDefault="000548F5" w:rsidP="000548F5">
            <w:pPr>
              <w:pStyle w:val="a4"/>
            </w:pPr>
            <w:r>
              <w:t>Number of frames with the exceptional situation of non-full reading TM_LENGTH data with frame period by DMA</w:t>
            </w:r>
          </w:p>
        </w:tc>
        <w:tc>
          <w:tcPr>
            <w:tcW w:w="742" w:type="dxa"/>
          </w:tcPr>
          <w:p w14:paraId="15F6AFCF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4DB9FCB1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596A4898" w14:textId="1F184AF6" w:rsidR="000548F5" w:rsidRDefault="000548F5" w:rsidP="000548F5">
            <w:pPr>
              <w:pStyle w:val="a4"/>
              <w:jc w:val="center"/>
            </w:pPr>
            <w:r>
              <w:t>0xA4</w:t>
            </w: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5D6FD98A" w14:textId="3D6C838C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26F979AC" w14:textId="06FF6CE7" w:rsidR="000548F5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4BBD7C99" w14:textId="29E5044E" w:rsidR="000548F5" w:rsidRDefault="000548F5" w:rsidP="000548F5">
            <w:pPr>
              <w:pStyle w:val="a4"/>
            </w:pPr>
            <w:r>
              <w:t>TM_EXC_TMGEN_RD</w:t>
            </w: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3F61CD81" w14:textId="24D6E1AB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26159220" w14:textId="629C3157" w:rsidR="000548F5" w:rsidRDefault="000548F5" w:rsidP="000548F5">
            <w:pPr>
              <w:pStyle w:val="a4"/>
            </w:pPr>
            <w:r>
              <w:t>Number of frames with the exceptional situation of non-full reading TM_LENGTH data with frame period by DMA</w:t>
            </w: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24939B4F" w14:textId="77777777" w:rsidR="000548F5" w:rsidRPr="0020452D" w:rsidRDefault="000548F5" w:rsidP="000548F5">
            <w:pPr>
              <w:pStyle w:val="a4"/>
            </w:pPr>
          </w:p>
        </w:tc>
      </w:tr>
      <w:tr w:rsidR="000548F5" w:rsidRPr="0037319D" w14:paraId="07817561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58942308" w14:textId="01FD92CF" w:rsidR="000548F5" w:rsidRDefault="000548F5" w:rsidP="000548F5">
            <w:pPr>
              <w:pStyle w:val="a4"/>
              <w:jc w:val="center"/>
            </w:pPr>
            <w:r w:rsidRPr="0EB49847">
              <w:t>0xB0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1025D97F" w14:textId="338BAFF8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4EA162F3" w14:textId="4BB83696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0327C891" w14:textId="60864B16" w:rsidR="000548F5" w:rsidRDefault="000548F5" w:rsidP="000548F5">
            <w:pPr>
              <w:pStyle w:val="a4"/>
            </w:pPr>
            <w:r w:rsidRPr="0EB49847">
              <w:t>DSP</w:t>
            </w:r>
            <w:r>
              <w:t>U</w:t>
            </w:r>
            <w:r w:rsidRPr="0EB49847">
              <w:t>_NEXT_FRAME_CNTR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19F2640B" w14:textId="64ADCDFA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6F898EA9" w14:textId="2F91C29D" w:rsidR="000548F5" w:rsidRDefault="000548F5" w:rsidP="000548F5">
            <w:pPr>
              <w:pStyle w:val="a4"/>
            </w:pPr>
            <w:r w:rsidRPr="0EB49847">
              <w:t>Number of frames in DL DSPU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BD72532" w14:textId="783AAD7E" w:rsidR="000548F5" w:rsidRDefault="000548F5" w:rsidP="000548F5">
            <w:pPr>
              <w:pStyle w:val="a4"/>
            </w:pPr>
          </w:p>
        </w:tc>
      </w:tr>
      <w:tr w:rsidR="000548F5" w:rsidRPr="0037319D" w14:paraId="6951EE4D" w14:textId="77777777" w:rsidTr="008E7A4B">
        <w:tc>
          <w:tcPr>
            <w:tcW w:w="950" w:type="dxa"/>
          </w:tcPr>
          <w:p w14:paraId="5EFF5B30" w14:textId="2A2FC71F" w:rsidR="000548F5" w:rsidRDefault="000548F5" w:rsidP="000548F5">
            <w:pPr>
              <w:pStyle w:val="a4"/>
              <w:jc w:val="center"/>
            </w:pPr>
            <w:r w:rsidRPr="0EB49847">
              <w:t>0xB1</w:t>
            </w:r>
          </w:p>
        </w:tc>
        <w:tc>
          <w:tcPr>
            <w:tcW w:w="864" w:type="dxa"/>
          </w:tcPr>
          <w:p w14:paraId="2F9A7462" w14:textId="5370BE21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228A0805" w14:textId="7B1A9E1D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574AE810" w14:textId="07E0761B" w:rsidR="000548F5" w:rsidRDefault="000548F5" w:rsidP="000548F5">
            <w:pPr>
              <w:pStyle w:val="a4"/>
            </w:pPr>
            <w:r w:rsidRPr="0EB49847">
              <w:t>DSPU_NEXT_SLOT_CNTR</w:t>
            </w:r>
          </w:p>
        </w:tc>
        <w:tc>
          <w:tcPr>
            <w:tcW w:w="656" w:type="dxa"/>
          </w:tcPr>
          <w:p w14:paraId="43A3E59A" w14:textId="21FCFAEA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6BD2705A" w14:textId="53E0C134" w:rsidR="000548F5" w:rsidRDefault="000548F5" w:rsidP="000548F5">
            <w:pPr>
              <w:pStyle w:val="a4"/>
            </w:pPr>
            <w:r w:rsidRPr="0EB49847">
              <w:t>Number of slots in DL DSPU</w:t>
            </w:r>
          </w:p>
        </w:tc>
        <w:tc>
          <w:tcPr>
            <w:tcW w:w="742" w:type="dxa"/>
          </w:tcPr>
          <w:p w14:paraId="3CEC92AD" w14:textId="22D7138A" w:rsidR="000548F5" w:rsidRDefault="000548F5" w:rsidP="000548F5">
            <w:pPr>
              <w:pStyle w:val="a4"/>
            </w:pPr>
          </w:p>
        </w:tc>
      </w:tr>
      <w:tr w:rsidR="000548F5" w:rsidRPr="0037319D" w14:paraId="3BEE7168" w14:textId="77777777" w:rsidTr="008E7A4B">
        <w:tc>
          <w:tcPr>
            <w:tcW w:w="950" w:type="dxa"/>
          </w:tcPr>
          <w:p w14:paraId="51886B6D" w14:textId="3BE62728" w:rsidR="000548F5" w:rsidRDefault="000548F5" w:rsidP="000548F5">
            <w:pPr>
              <w:pStyle w:val="a4"/>
              <w:jc w:val="center"/>
            </w:pPr>
            <w:r w:rsidRPr="0EB49847">
              <w:t>0xB2</w:t>
            </w:r>
          </w:p>
        </w:tc>
        <w:tc>
          <w:tcPr>
            <w:tcW w:w="864" w:type="dxa"/>
          </w:tcPr>
          <w:p w14:paraId="55B69DAF" w14:textId="33B9BF8D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4493E4ED" w14:textId="5E1C483E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3BCABCF" w14:textId="29D44D03" w:rsidR="000548F5" w:rsidRDefault="000548F5" w:rsidP="000548F5">
            <w:pPr>
              <w:pStyle w:val="a4"/>
            </w:pPr>
            <w:r w:rsidRPr="0EB49847">
              <w:t>DSPU_0_EMPTY_SLOT_CNTR</w:t>
            </w:r>
          </w:p>
        </w:tc>
        <w:tc>
          <w:tcPr>
            <w:tcW w:w="656" w:type="dxa"/>
          </w:tcPr>
          <w:p w14:paraId="71BD0929" w14:textId="7979EB5C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7885054B" w14:textId="3C654A74" w:rsidR="000548F5" w:rsidRDefault="000548F5" w:rsidP="000548F5">
            <w:pPr>
              <w:pStyle w:val="a4"/>
            </w:pPr>
            <w:r w:rsidRPr="0EB49847">
              <w:t>Number of empty slots for DSPU 0 when BID params didn’t come</w:t>
            </w:r>
          </w:p>
        </w:tc>
        <w:tc>
          <w:tcPr>
            <w:tcW w:w="742" w:type="dxa"/>
          </w:tcPr>
          <w:p w14:paraId="421B46D5" w14:textId="3B3825E9" w:rsidR="000548F5" w:rsidRDefault="000548F5" w:rsidP="000548F5">
            <w:pPr>
              <w:pStyle w:val="a4"/>
            </w:pPr>
          </w:p>
        </w:tc>
      </w:tr>
      <w:tr w:rsidR="000548F5" w:rsidRPr="0037319D" w14:paraId="7C8D6E3A" w14:textId="77777777" w:rsidTr="008E7A4B">
        <w:tc>
          <w:tcPr>
            <w:tcW w:w="950" w:type="dxa"/>
          </w:tcPr>
          <w:p w14:paraId="0DA2B5F4" w14:textId="2C02B59E" w:rsidR="000548F5" w:rsidRDefault="000548F5" w:rsidP="000548F5">
            <w:pPr>
              <w:pStyle w:val="a4"/>
              <w:jc w:val="center"/>
            </w:pPr>
            <w:r w:rsidRPr="0EB49847">
              <w:t>0xB3</w:t>
            </w:r>
          </w:p>
        </w:tc>
        <w:tc>
          <w:tcPr>
            <w:tcW w:w="864" w:type="dxa"/>
          </w:tcPr>
          <w:p w14:paraId="00519149" w14:textId="32146D8A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266A2B2" w14:textId="61FED36D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2C042BD" w14:textId="655773FF" w:rsidR="000548F5" w:rsidRDefault="000548F5" w:rsidP="000548F5">
            <w:pPr>
              <w:pStyle w:val="a4"/>
            </w:pPr>
            <w:r w:rsidRPr="0EB49847">
              <w:t>DSPU_0_BID_PARAMS_CNTR</w:t>
            </w:r>
          </w:p>
        </w:tc>
        <w:tc>
          <w:tcPr>
            <w:tcW w:w="656" w:type="dxa"/>
          </w:tcPr>
          <w:p w14:paraId="47C4236F" w14:textId="7D528A75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46D86635" w14:textId="7D31B4AD" w:rsidR="000548F5" w:rsidRDefault="000548F5" w:rsidP="000548F5">
            <w:pPr>
              <w:pStyle w:val="a4"/>
            </w:pPr>
            <w:r w:rsidRPr="0EB49847">
              <w:t>Number of BID params transactions which came to DSPU 0</w:t>
            </w:r>
          </w:p>
        </w:tc>
        <w:tc>
          <w:tcPr>
            <w:tcW w:w="742" w:type="dxa"/>
          </w:tcPr>
          <w:p w14:paraId="12C444FB" w14:textId="1FCE7645" w:rsidR="000548F5" w:rsidRDefault="000548F5" w:rsidP="000548F5">
            <w:pPr>
              <w:pStyle w:val="a4"/>
            </w:pPr>
          </w:p>
        </w:tc>
      </w:tr>
      <w:tr w:rsidR="000548F5" w:rsidRPr="0037319D" w14:paraId="737EB75C" w14:textId="77777777" w:rsidTr="008E7A4B">
        <w:tc>
          <w:tcPr>
            <w:tcW w:w="950" w:type="dxa"/>
          </w:tcPr>
          <w:p w14:paraId="045BFCAF" w14:textId="20F6C40B" w:rsidR="000548F5" w:rsidRDefault="000548F5" w:rsidP="000548F5">
            <w:pPr>
              <w:pStyle w:val="a4"/>
              <w:jc w:val="center"/>
            </w:pPr>
            <w:r w:rsidRPr="0EB49847">
              <w:t>0xB4</w:t>
            </w:r>
          </w:p>
        </w:tc>
        <w:tc>
          <w:tcPr>
            <w:tcW w:w="864" w:type="dxa"/>
          </w:tcPr>
          <w:p w14:paraId="2F491652" w14:textId="1DDE9DD9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7C4A5810" w14:textId="208B488F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0271FF29" w14:textId="333DF853" w:rsidR="000548F5" w:rsidRDefault="000548F5" w:rsidP="000548F5">
            <w:pPr>
              <w:pStyle w:val="a4"/>
            </w:pPr>
            <w:r w:rsidRPr="0EB49847">
              <w:t>DSPU_0_INPUT_PACKET_CNTR</w:t>
            </w:r>
          </w:p>
        </w:tc>
        <w:tc>
          <w:tcPr>
            <w:tcW w:w="656" w:type="dxa"/>
          </w:tcPr>
          <w:p w14:paraId="587294FA" w14:textId="155F25DE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3870ED5B" w14:textId="2CEEE62D" w:rsidR="000548F5" w:rsidRDefault="000548F5" w:rsidP="000548F5">
            <w:pPr>
              <w:pStyle w:val="a4"/>
            </w:pPr>
            <w:r w:rsidRPr="0EB49847">
              <w:t>Number of data packets which came to DSPU 0</w:t>
            </w:r>
          </w:p>
        </w:tc>
        <w:tc>
          <w:tcPr>
            <w:tcW w:w="742" w:type="dxa"/>
          </w:tcPr>
          <w:p w14:paraId="64A93194" w14:textId="68CA30D9" w:rsidR="000548F5" w:rsidRDefault="000548F5" w:rsidP="000548F5">
            <w:pPr>
              <w:pStyle w:val="a4"/>
            </w:pPr>
          </w:p>
        </w:tc>
      </w:tr>
      <w:tr w:rsidR="000548F5" w:rsidRPr="0037319D" w14:paraId="7F96DEAB" w14:textId="77777777" w:rsidTr="008E7A4B">
        <w:tc>
          <w:tcPr>
            <w:tcW w:w="950" w:type="dxa"/>
          </w:tcPr>
          <w:p w14:paraId="126A2682" w14:textId="1CD9B884" w:rsidR="000548F5" w:rsidRDefault="000548F5" w:rsidP="000548F5">
            <w:pPr>
              <w:pStyle w:val="a4"/>
              <w:jc w:val="center"/>
            </w:pPr>
            <w:r w:rsidRPr="0EB49847">
              <w:t>0xB5</w:t>
            </w:r>
          </w:p>
        </w:tc>
        <w:tc>
          <w:tcPr>
            <w:tcW w:w="864" w:type="dxa"/>
          </w:tcPr>
          <w:p w14:paraId="21041ED4" w14:textId="096AB124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2AB8CCFD" w14:textId="38F243BB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76C38A02" w14:textId="4C65CCB5" w:rsidR="000548F5" w:rsidRDefault="000548F5" w:rsidP="000548F5">
            <w:pPr>
              <w:pStyle w:val="a4"/>
            </w:pPr>
            <w:r w:rsidRPr="0EB49847">
              <w:t>DSPU_0_OUTPUT_PACKET_CNTR</w:t>
            </w:r>
          </w:p>
        </w:tc>
        <w:tc>
          <w:tcPr>
            <w:tcW w:w="656" w:type="dxa"/>
          </w:tcPr>
          <w:p w14:paraId="7DFEAA3F" w14:textId="73A1C71E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23F9A86" w14:textId="2596EDD2" w:rsidR="000548F5" w:rsidRDefault="000548F5" w:rsidP="000548F5">
            <w:pPr>
              <w:pStyle w:val="a4"/>
            </w:pPr>
            <w:r w:rsidRPr="0EB49847">
              <w:t>Number of data packets which came from CDC unit in DSPU 0</w:t>
            </w:r>
          </w:p>
        </w:tc>
        <w:tc>
          <w:tcPr>
            <w:tcW w:w="742" w:type="dxa"/>
          </w:tcPr>
          <w:p w14:paraId="331837B8" w14:textId="78B6FE32" w:rsidR="000548F5" w:rsidRDefault="000548F5" w:rsidP="000548F5">
            <w:pPr>
              <w:pStyle w:val="a4"/>
            </w:pPr>
          </w:p>
        </w:tc>
      </w:tr>
      <w:tr w:rsidR="000548F5" w:rsidRPr="0037319D" w14:paraId="587081EA" w14:textId="77777777" w:rsidTr="008E7A4B">
        <w:tc>
          <w:tcPr>
            <w:tcW w:w="950" w:type="dxa"/>
          </w:tcPr>
          <w:p w14:paraId="313C0C9A" w14:textId="42721623" w:rsidR="000548F5" w:rsidRDefault="000548F5" w:rsidP="000548F5">
            <w:pPr>
              <w:pStyle w:val="a4"/>
              <w:jc w:val="center"/>
            </w:pPr>
            <w:r w:rsidRPr="0EB49847">
              <w:t>0xB6</w:t>
            </w:r>
          </w:p>
        </w:tc>
        <w:tc>
          <w:tcPr>
            <w:tcW w:w="864" w:type="dxa"/>
          </w:tcPr>
          <w:p w14:paraId="0DFBBAF0" w14:textId="2412B4E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762C2AC5" w14:textId="64C732D6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4E1E2B27" w14:textId="0E15952A" w:rsidR="000548F5" w:rsidRDefault="000548F5" w:rsidP="000548F5">
            <w:pPr>
              <w:pStyle w:val="a4"/>
            </w:pPr>
            <w:r w:rsidRPr="0EB49847">
              <w:t>DSPU_0_END_OFDM_SYMB_MISM</w:t>
            </w:r>
          </w:p>
        </w:tc>
        <w:tc>
          <w:tcPr>
            <w:tcW w:w="656" w:type="dxa"/>
          </w:tcPr>
          <w:p w14:paraId="0F276659" w14:textId="710121F8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03DA0530" w14:textId="6FE13C56" w:rsidR="000548F5" w:rsidRDefault="000548F5" w:rsidP="000548F5">
            <w:pPr>
              <w:pStyle w:val="a4"/>
            </w:pPr>
            <w:r w:rsidRPr="0EB49847">
              <w:t>Number of incorrect OFDM symbols in DSPU 0</w:t>
            </w:r>
          </w:p>
        </w:tc>
        <w:tc>
          <w:tcPr>
            <w:tcW w:w="742" w:type="dxa"/>
          </w:tcPr>
          <w:p w14:paraId="036EF2DD" w14:textId="24EAC252" w:rsidR="000548F5" w:rsidRDefault="000548F5" w:rsidP="000548F5">
            <w:pPr>
              <w:pStyle w:val="a4"/>
            </w:pPr>
          </w:p>
        </w:tc>
      </w:tr>
      <w:tr w:rsidR="000548F5" w:rsidRPr="0037319D" w14:paraId="363B0A9E" w14:textId="77777777" w:rsidTr="008E7A4B">
        <w:tc>
          <w:tcPr>
            <w:tcW w:w="950" w:type="dxa"/>
          </w:tcPr>
          <w:p w14:paraId="59C09424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4C00077D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382C1B2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0F1A91B8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0954FE90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1CB68F11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229B2DDC" w14:textId="77777777" w:rsidR="000548F5" w:rsidRDefault="000548F5" w:rsidP="000548F5">
            <w:pPr>
              <w:pStyle w:val="a4"/>
            </w:pPr>
          </w:p>
        </w:tc>
      </w:tr>
      <w:tr w:rsidR="000548F5" w:rsidRPr="0037319D" w14:paraId="0759508A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230BBA33" w14:textId="426C34BC" w:rsidR="000548F5" w:rsidRPr="00556423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xB8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13F304AE" w14:textId="65A7A829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6D074BFE" w14:textId="32938A4A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4BFB45BC" w14:textId="5FE18EAD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1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01AF1DE2" w14:textId="16DE2FC8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361A1FC0" w14:textId="50A29A6D" w:rsidR="000548F5" w:rsidRPr="0EB49847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1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2340C885" w14:textId="77777777" w:rsidR="000548F5" w:rsidRDefault="000548F5" w:rsidP="000548F5">
            <w:pPr>
              <w:pStyle w:val="a4"/>
            </w:pPr>
          </w:p>
        </w:tc>
      </w:tr>
      <w:tr w:rsidR="000548F5" w:rsidRPr="0037319D" w14:paraId="3203BA53" w14:textId="77777777" w:rsidTr="008E7A4B">
        <w:tc>
          <w:tcPr>
            <w:tcW w:w="950" w:type="dxa"/>
          </w:tcPr>
          <w:p w14:paraId="0D7C6A03" w14:textId="65EE0A1C" w:rsidR="000548F5" w:rsidRPr="00A51A79" w:rsidRDefault="000548F5" w:rsidP="000548F5">
            <w:pPr>
              <w:pStyle w:val="a4"/>
              <w:jc w:val="center"/>
            </w:pPr>
            <w:r>
              <w:t>0xB9</w:t>
            </w:r>
          </w:p>
        </w:tc>
        <w:tc>
          <w:tcPr>
            <w:tcW w:w="864" w:type="dxa"/>
          </w:tcPr>
          <w:p w14:paraId="78FBB9A5" w14:textId="5F28F709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6C0DF6DC" w14:textId="419A09FB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6EC442F1" w14:textId="7DF66AE9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1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7A48FC7A" w14:textId="6DB10C2F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5D0AC7EF" w14:textId="2283349D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1</w:t>
            </w:r>
          </w:p>
        </w:tc>
        <w:tc>
          <w:tcPr>
            <w:tcW w:w="742" w:type="dxa"/>
          </w:tcPr>
          <w:p w14:paraId="01A50028" w14:textId="77777777" w:rsidR="000548F5" w:rsidRDefault="000548F5" w:rsidP="000548F5">
            <w:pPr>
              <w:pStyle w:val="a4"/>
            </w:pPr>
          </w:p>
        </w:tc>
      </w:tr>
      <w:tr w:rsidR="000548F5" w:rsidRPr="0037319D" w14:paraId="56D0C2AE" w14:textId="77777777" w:rsidTr="008E7A4B">
        <w:tc>
          <w:tcPr>
            <w:tcW w:w="950" w:type="dxa"/>
          </w:tcPr>
          <w:p w14:paraId="2C5D1FD1" w14:textId="33F53343" w:rsidR="000548F5" w:rsidRDefault="000548F5" w:rsidP="000548F5">
            <w:pPr>
              <w:pStyle w:val="a4"/>
              <w:jc w:val="center"/>
            </w:pPr>
            <w:r>
              <w:t>0xBA</w:t>
            </w:r>
          </w:p>
        </w:tc>
        <w:tc>
          <w:tcPr>
            <w:tcW w:w="864" w:type="dxa"/>
          </w:tcPr>
          <w:p w14:paraId="0B9A63C1" w14:textId="3105ECD3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3CF199E3" w14:textId="4B5B2E1F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1BA96AD7" w14:textId="00601A58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1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4D74779F" w14:textId="58D2A119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081DED7A" w14:textId="52B88FE7" w:rsidR="000548F5" w:rsidRPr="0EB49847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1</w:t>
            </w:r>
          </w:p>
        </w:tc>
        <w:tc>
          <w:tcPr>
            <w:tcW w:w="742" w:type="dxa"/>
          </w:tcPr>
          <w:p w14:paraId="7F2C0535" w14:textId="77777777" w:rsidR="000548F5" w:rsidRDefault="000548F5" w:rsidP="000548F5">
            <w:pPr>
              <w:pStyle w:val="a4"/>
            </w:pPr>
          </w:p>
        </w:tc>
      </w:tr>
      <w:tr w:rsidR="000548F5" w:rsidRPr="0037319D" w14:paraId="1C177EFA" w14:textId="77777777" w:rsidTr="008E7A4B">
        <w:tc>
          <w:tcPr>
            <w:tcW w:w="950" w:type="dxa"/>
          </w:tcPr>
          <w:p w14:paraId="77B381DF" w14:textId="3604256C" w:rsidR="000548F5" w:rsidRDefault="000548F5" w:rsidP="000548F5">
            <w:pPr>
              <w:pStyle w:val="a4"/>
              <w:jc w:val="center"/>
            </w:pPr>
            <w:r>
              <w:t>0xBB</w:t>
            </w:r>
          </w:p>
        </w:tc>
        <w:tc>
          <w:tcPr>
            <w:tcW w:w="864" w:type="dxa"/>
          </w:tcPr>
          <w:p w14:paraId="3C8A44FE" w14:textId="43415933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F859D37" w14:textId="3D07DE9B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63ED11C2" w14:textId="6DAA616F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1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18CF23F5" w14:textId="2E69F348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5DA337BB" w14:textId="6AF258A4" w:rsidR="000548F5" w:rsidRPr="0EB49847" w:rsidRDefault="000548F5" w:rsidP="000548F5">
            <w:pPr>
              <w:pStyle w:val="a4"/>
            </w:pPr>
            <w:r w:rsidRPr="0EB49847">
              <w:t xml:space="preserve">Number of data packets which came from CDC unit in DSPU </w:t>
            </w:r>
            <w:r>
              <w:t>1</w:t>
            </w:r>
          </w:p>
        </w:tc>
        <w:tc>
          <w:tcPr>
            <w:tcW w:w="742" w:type="dxa"/>
          </w:tcPr>
          <w:p w14:paraId="599DF6F2" w14:textId="77777777" w:rsidR="000548F5" w:rsidRDefault="000548F5" w:rsidP="000548F5">
            <w:pPr>
              <w:pStyle w:val="a4"/>
            </w:pPr>
          </w:p>
        </w:tc>
      </w:tr>
      <w:tr w:rsidR="000548F5" w:rsidRPr="0037319D" w14:paraId="522D35EA" w14:textId="77777777" w:rsidTr="008E7A4B">
        <w:tc>
          <w:tcPr>
            <w:tcW w:w="950" w:type="dxa"/>
          </w:tcPr>
          <w:p w14:paraId="6310E60D" w14:textId="0937CF82" w:rsidR="000548F5" w:rsidRDefault="000548F5" w:rsidP="000548F5">
            <w:pPr>
              <w:pStyle w:val="a4"/>
              <w:jc w:val="center"/>
            </w:pPr>
            <w:r>
              <w:t>0xBC</w:t>
            </w:r>
          </w:p>
        </w:tc>
        <w:tc>
          <w:tcPr>
            <w:tcW w:w="864" w:type="dxa"/>
          </w:tcPr>
          <w:p w14:paraId="1A56765D" w14:textId="66C3C1A8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02078802" w14:textId="7EE948E2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75F96D5F" w14:textId="1AFB0364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1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7CE5BBA3" w14:textId="049EAFF5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145C632A" w14:textId="1325148C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1</w:t>
            </w:r>
          </w:p>
        </w:tc>
        <w:tc>
          <w:tcPr>
            <w:tcW w:w="742" w:type="dxa"/>
          </w:tcPr>
          <w:p w14:paraId="3754FAFB" w14:textId="77777777" w:rsidR="000548F5" w:rsidRDefault="000548F5" w:rsidP="000548F5">
            <w:pPr>
              <w:pStyle w:val="a4"/>
            </w:pPr>
          </w:p>
        </w:tc>
      </w:tr>
      <w:tr w:rsidR="000548F5" w:rsidRPr="0037319D" w14:paraId="4FA7EE51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1AFBA7B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435CD49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5B5493E6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56BABFBC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555A7FB0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0BE16E77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62577171" w14:textId="77777777" w:rsidR="000548F5" w:rsidRDefault="000548F5" w:rsidP="000548F5">
            <w:pPr>
              <w:pStyle w:val="a4"/>
            </w:pPr>
          </w:p>
        </w:tc>
      </w:tr>
      <w:tr w:rsidR="000548F5" w:rsidRPr="0037319D" w14:paraId="37F732B4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749CD389" w14:textId="342EDD76" w:rsidR="000548F5" w:rsidRDefault="000548F5" w:rsidP="000548F5">
            <w:pPr>
              <w:pStyle w:val="a4"/>
              <w:jc w:val="center"/>
            </w:pPr>
            <w:r w:rsidRPr="0EB49847">
              <w:lastRenderedPageBreak/>
              <w:t>0x</w:t>
            </w:r>
            <w:r>
              <w:t>C0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3F6C2F92" w14:textId="6B61F264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3469D72C" w14:textId="279CE050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5B70725F" w14:textId="256F64C9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2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03E099FB" w14:textId="2CDBA0BB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5A7FE223" w14:textId="23280DC2" w:rsidR="000548F5" w:rsidRPr="0EB49847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2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77133C24" w14:textId="77777777" w:rsidR="000548F5" w:rsidRDefault="000548F5" w:rsidP="000548F5">
            <w:pPr>
              <w:pStyle w:val="a4"/>
            </w:pPr>
          </w:p>
        </w:tc>
      </w:tr>
      <w:tr w:rsidR="000548F5" w:rsidRPr="0037319D" w14:paraId="384B6680" w14:textId="77777777" w:rsidTr="008E7A4B">
        <w:tc>
          <w:tcPr>
            <w:tcW w:w="950" w:type="dxa"/>
          </w:tcPr>
          <w:p w14:paraId="17A1C71B" w14:textId="0420FD06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C1</w:t>
            </w:r>
          </w:p>
        </w:tc>
        <w:tc>
          <w:tcPr>
            <w:tcW w:w="864" w:type="dxa"/>
          </w:tcPr>
          <w:p w14:paraId="34601094" w14:textId="02318FAE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6468D953" w14:textId="4261CA2C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5664402" w14:textId="15B5BEB0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2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5F4BC80F" w14:textId="59795F02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7946BE4A" w14:textId="0E842756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2</w:t>
            </w:r>
          </w:p>
        </w:tc>
        <w:tc>
          <w:tcPr>
            <w:tcW w:w="742" w:type="dxa"/>
          </w:tcPr>
          <w:p w14:paraId="29FF0ABB" w14:textId="77777777" w:rsidR="000548F5" w:rsidRDefault="000548F5" w:rsidP="000548F5">
            <w:pPr>
              <w:pStyle w:val="a4"/>
            </w:pPr>
          </w:p>
        </w:tc>
      </w:tr>
      <w:tr w:rsidR="000548F5" w:rsidRPr="0037319D" w14:paraId="4EBFE585" w14:textId="77777777" w:rsidTr="008E7A4B">
        <w:tc>
          <w:tcPr>
            <w:tcW w:w="950" w:type="dxa"/>
          </w:tcPr>
          <w:p w14:paraId="0217C37C" w14:textId="3AF1D2C8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C2</w:t>
            </w:r>
          </w:p>
        </w:tc>
        <w:tc>
          <w:tcPr>
            <w:tcW w:w="864" w:type="dxa"/>
          </w:tcPr>
          <w:p w14:paraId="64B33074" w14:textId="2837CA9C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4956CC20" w14:textId="7F6492B1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1E1CD61" w14:textId="3F1BD490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2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6E90CF56" w14:textId="0A14F722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446F12EC" w14:textId="52B23A12" w:rsidR="000548F5" w:rsidRPr="0EB49847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2</w:t>
            </w:r>
          </w:p>
        </w:tc>
        <w:tc>
          <w:tcPr>
            <w:tcW w:w="742" w:type="dxa"/>
          </w:tcPr>
          <w:p w14:paraId="7435CB29" w14:textId="77777777" w:rsidR="000548F5" w:rsidRDefault="000548F5" w:rsidP="000548F5">
            <w:pPr>
              <w:pStyle w:val="a4"/>
            </w:pPr>
          </w:p>
        </w:tc>
      </w:tr>
      <w:tr w:rsidR="000548F5" w:rsidRPr="0037319D" w14:paraId="5A31B88D" w14:textId="77777777" w:rsidTr="008E7A4B">
        <w:tc>
          <w:tcPr>
            <w:tcW w:w="950" w:type="dxa"/>
          </w:tcPr>
          <w:p w14:paraId="15E977E5" w14:textId="7ED62408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C3</w:t>
            </w:r>
          </w:p>
        </w:tc>
        <w:tc>
          <w:tcPr>
            <w:tcW w:w="864" w:type="dxa"/>
          </w:tcPr>
          <w:p w14:paraId="38A9594B" w14:textId="4B7321BE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53D36890" w14:textId="1AE2442D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705F3FBD" w14:textId="5415B891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2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111D374A" w14:textId="3A75E373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8DECEA7" w14:textId="57A3935C" w:rsidR="000548F5" w:rsidRPr="0EB49847" w:rsidRDefault="000548F5" w:rsidP="000548F5">
            <w:pPr>
              <w:pStyle w:val="a4"/>
            </w:pPr>
            <w:r w:rsidRPr="0EB49847">
              <w:t>Number of data packets which came from CDC unit in DSPU 0</w:t>
            </w:r>
          </w:p>
        </w:tc>
        <w:tc>
          <w:tcPr>
            <w:tcW w:w="742" w:type="dxa"/>
          </w:tcPr>
          <w:p w14:paraId="06AA9C10" w14:textId="77777777" w:rsidR="000548F5" w:rsidRDefault="000548F5" w:rsidP="000548F5">
            <w:pPr>
              <w:pStyle w:val="a4"/>
            </w:pPr>
          </w:p>
        </w:tc>
      </w:tr>
      <w:tr w:rsidR="000548F5" w:rsidRPr="0037319D" w14:paraId="65624F04" w14:textId="77777777" w:rsidTr="008E7A4B">
        <w:tc>
          <w:tcPr>
            <w:tcW w:w="950" w:type="dxa"/>
          </w:tcPr>
          <w:p w14:paraId="04D7AE56" w14:textId="34BA4C1E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C4</w:t>
            </w:r>
          </w:p>
        </w:tc>
        <w:tc>
          <w:tcPr>
            <w:tcW w:w="864" w:type="dxa"/>
          </w:tcPr>
          <w:p w14:paraId="6147D0FD" w14:textId="28B1D51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B295926" w14:textId="49489CEF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1C4DB51D" w14:textId="7167F4C6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2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6C29D6C0" w14:textId="4060B0DC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1C206CF4" w14:textId="089831E9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2</w:t>
            </w:r>
          </w:p>
        </w:tc>
        <w:tc>
          <w:tcPr>
            <w:tcW w:w="742" w:type="dxa"/>
          </w:tcPr>
          <w:p w14:paraId="23008105" w14:textId="77777777" w:rsidR="000548F5" w:rsidRDefault="000548F5" w:rsidP="000548F5">
            <w:pPr>
              <w:pStyle w:val="a4"/>
            </w:pPr>
          </w:p>
        </w:tc>
      </w:tr>
      <w:tr w:rsidR="000548F5" w:rsidRPr="0037319D" w14:paraId="01B44455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6A078DD0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3ED84825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0A54764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654A5C87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70CCA5F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76080FC1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2E515846" w14:textId="77777777" w:rsidR="000548F5" w:rsidRDefault="000548F5" w:rsidP="000548F5">
            <w:pPr>
              <w:pStyle w:val="a4"/>
            </w:pPr>
          </w:p>
        </w:tc>
      </w:tr>
      <w:tr w:rsidR="000548F5" w:rsidRPr="0037319D" w14:paraId="396FD999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05864908" w14:textId="7E3530DD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C8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BAC7D38" w14:textId="28297572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734C817E" w14:textId="598B57FA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5910A8CC" w14:textId="28C49634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3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6F2874D8" w14:textId="0A90A856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7E178165" w14:textId="7C97AFEB" w:rsidR="000548F5" w:rsidRPr="0EB49847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3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66CBF481" w14:textId="77777777" w:rsidR="000548F5" w:rsidRDefault="000548F5" w:rsidP="000548F5">
            <w:pPr>
              <w:pStyle w:val="a4"/>
            </w:pPr>
          </w:p>
        </w:tc>
      </w:tr>
      <w:tr w:rsidR="000548F5" w:rsidRPr="0037319D" w14:paraId="2C702833" w14:textId="77777777" w:rsidTr="008E7A4B">
        <w:tc>
          <w:tcPr>
            <w:tcW w:w="950" w:type="dxa"/>
          </w:tcPr>
          <w:p w14:paraId="11A990D0" w14:textId="4CB043B1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C9</w:t>
            </w:r>
          </w:p>
        </w:tc>
        <w:tc>
          <w:tcPr>
            <w:tcW w:w="864" w:type="dxa"/>
          </w:tcPr>
          <w:p w14:paraId="312532B6" w14:textId="55A3EF7E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7B173DF7" w14:textId="0D279C8D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45B1225E" w14:textId="0BB18FD1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3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378050E2" w14:textId="75795ECE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50ABB4AF" w14:textId="0244D05D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3</w:t>
            </w:r>
          </w:p>
        </w:tc>
        <w:tc>
          <w:tcPr>
            <w:tcW w:w="742" w:type="dxa"/>
          </w:tcPr>
          <w:p w14:paraId="663F7B75" w14:textId="77777777" w:rsidR="000548F5" w:rsidRDefault="000548F5" w:rsidP="000548F5">
            <w:pPr>
              <w:pStyle w:val="a4"/>
            </w:pPr>
          </w:p>
        </w:tc>
      </w:tr>
      <w:tr w:rsidR="000548F5" w:rsidRPr="0037319D" w14:paraId="417AC5CA" w14:textId="77777777" w:rsidTr="008E7A4B">
        <w:tc>
          <w:tcPr>
            <w:tcW w:w="950" w:type="dxa"/>
          </w:tcPr>
          <w:p w14:paraId="05196B12" w14:textId="18BA339B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CA</w:t>
            </w:r>
          </w:p>
        </w:tc>
        <w:tc>
          <w:tcPr>
            <w:tcW w:w="864" w:type="dxa"/>
          </w:tcPr>
          <w:p w14:paraId="3B2D4517" w14:textId="7DBEA4B0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52C05BFF" w14:textId="15C0F63E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8961AE8" w14:textId="76DD4FB8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3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719304E1" w14:textId="492545F3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302F1A55" w14:textId="2C54111D" w:rsidR="000548F5" w:rsidRPr="0EB49847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3</w:t>
            </w:r>
          </w:p>
        </w:tc>
        <w:tc>
          <w:tcPr>
            <w:tcW w:w="742" w:type="dxa"/>
          </w:tcPr>
          <w:p w14:paraId="1A120C9E" w14:textId="77777777" w:rsidR="000548F5" w:rsidRDefault="000548F5" w:rsidP="000548F5">
            <w:pPr>
              <w:pStyle w:val="a4"/>
            </w:pPr>
          </w:p>
        </w:tc>
      </w:tr>
      <w:tr w:rsidR="000548F5" w:rsidRPr="0037319D" w14:paraId="2F1D5612" w14:textId="77777777" w:rsidTr="008E7A4B">
        <w:tc>
          <w:tcPr>
            <w:tcW w:w="950" w:type="dxa"/>
          </w:tcPr>
          <w:p w14:paraId="48A75F3E" w14:textId="070A95C1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CB</w:t>
            </w:r>
          </w:p>
        </w:tc>
        <w:tc>
          <w:tcPr>
            <w:tcW w:w="864" w:type="dxa"/>
          </w:tcPr>
          <w:p w14:paraId="57FD9AA0" w14:textId="3A909315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3721C271" w14:textId="576766FE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52D4C7C" w14:textId="257ABA48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3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55DBE5F2" w14:textId="1C1F7E54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701157E4" w14:textId="0749E61C" w:rsidR="000548F5" w:rsidRPr="0EB49847" w:rsidRDefault="000548F5" w:rsidP="000548F5">
            <w:pPr>
              <w:pStyle w:val="a4"/>
            </w:pPr>
            <w:r w:rsidRPr="0EB49847">
              <w:t xml:space="preserve">Number of data packets which came from CDC unit in DSPU </w:t>
            </w:r>
            <w:r>
              <w:t>3</w:t>
            </w:r>
          </w:p>
        </w:tc>
        <w:tc>
          <w:tcPr>
            <w:tcW w:w="742" w:type="dxa"/>
          </w:tcPr>
          <w:p w14:paraId="6465C401" w14:textId="77777777" w:rsidR="000548F5" w:rsidRDefault="000548F5" w:rsidP="000548F5">
            <w:pPr>
              <w:pStyle w:val="a4"/>
            </w:pPr>
          </w:p>
        </w:tc>
      </w:tr>
      <w:tr w:rsidR="000548F5" w:rsidRPr="0037319D" w14:paraId="6F827B14" w14:textId="77777777" w:rsidTr="008E7A4B">
        <w:tc>
          <w:tcPr>
            <w:tcW w:w="950" w:type="dxa"/>
          </w:tcPr>
          <w:p w14:paraId="2991159E" w14:textId="2BCFB423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CC</w:t>
            </w:r>
          </w:p>
        </w:tc>
        <w:tc>
          <w:tcPr>
            <w:tcW w:w="864" w:type="dxa"/>
          </w:tcPr>
          <w:p w14:paraId="3DF722D8" w14:textId="4FB1C698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4D008725" w14:textId="721C8AC9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84D65A4" w14:textId="3E42A784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3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3C411E31" w14:textId="7D625EF4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93020EF" w14:textId="52264F7A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3</w:t>
            </w:r>
          </w:p>
        </w:tc>
        <w:tc>
          <w:tcPr>
            <w:tcW w:w="742" w:type="dxa"/>
          </w:tcPr>
          <w:p w14:paraId="366C3037" w14:textId="77777777" w:rsidR="000548F5" w:rsidRDefault="000548F5" w:rsidP="000548F5">
            <w:pPr>
              <w:pStyle w:val="a4"/>
            </w:pPr>
          </w:p>
        </w:tc>
      </w:tr>
      <w:tr w:rsidR="000548F5" w:rsidRPr="0037319D" w14:paraId="21DE733E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7916C002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78D0FA5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0420F849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7FE1B4CC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10E203BA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49B5B5BC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5B09CBDB" w14:textId="77777777" w:rsidR="000548F5" w:rsidRDefault="000548F5" w:rsidP="000548F5">
            <w:pPr>
              <w:pStyle w:val="a4"/>
            </w:pPr>
          </w:p>
        </w:tc>
      </w:tr>
      <w:tr w:rsidR="000548F5" w:rsidRPr="0037319D" w14:paraId="1D5874D2" w14:textId="77777777" w:rsidTr="008E7A4B">
        <w:tc>
          <w:tcPr>
            <w:tcW w:w="950" w:type="dxa"/>
          </w:tcPr>
          <w:p w14:paraId="78A6D8F6" w14:textId="3754726D" w:rsidR="000548F5" w:rsidRPr="00A07057" w:rsidRDefault="000548F5" w:rsidP="000548F5">
            <w:pPr>
              <w:pStyle w:val="a4"/>
              <w:jc w:val="center"/>
              <w:rPr>
                <w:lang w:val="ru-RU"/>
              </w:rPr>
            </w:pPr>
            <w:r w:rsidRPr="0EB49847">
              <w:t>0x</w:t>
            </w:r>
            <w:r>
              <w:t>D</w:t>
            </w:r>
            <w:r>
              <w:rPr>
                <w:lang w:val="ru-RU"/>
              </w:rPr>
              <w:t>0</w:t>
            </w:r>
          </w:p>
        </w:tc>
        <w:tc>
          <w:tcPr>
            <w:tcW w:w="864" w:type="dxa"/>
          </w:tcPr>
          <w:p w14:paraId="33DE5DBD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74BEE59D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5A7B9C96" w14:textId="682EBE16" w:rsidR="000548F5" w:rsidRDefault="000548F5" w:rsidP="000548F5">
            <w:pPr>
              <w:pStyle w:val="a4"/>
            </w:pPr>
            <w:r w:rsidRPr="0EB49847">
              <w:t>DSPU_</w:t>
            </w:r>
            <w:r>
              <w:t>4</w:t>
            </w:r>
            <w:r w:rsidRPr="0EB49847">
              <w:t>_EMPTY_SLOT_CNTR</w:t>
            </w:r>
          </w:p>
        </w:tc>
        <w:tc>
          <w:tcPr>
            <w:tcW w:w="656" w:type="dxa"/>
          </w:tcPr>
          <w:p w14:paraId="53331DB4" w14:textId="77777777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6B075BDA" w14:textId="345C9683" w:rsidR="000548F5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4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145BB5C1" w14:textId="77777777" w:rsidR="000548F5" w:rsidRDefault="000548F5" w:rsidP="000548F5">
            <w:pPr>
              <w:pStyle w:val="a4"/>
            </w:pPr>
          </w:p>
        </w:tc>
      </w:tr>
      <w:tr w:rsidR="000548F5" w:rsidRPr="0037319D" w14:paraId="10D9F78B" w14:textId="77777777" w:rsidTr="008E7A4B">
        <w:tc>
          <w:tcPr>
            <w:tcW w:w="950" w:type="dxa"/>
          </w:tcPr>
          <w:p w14:paraId="65866F9B" w14:textId="2897AEA4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D1</w:t>
            </w:r>
          </w:p>
        </w:tc>
        <w:tc>
          <w:tcPr>
            <w:tcW w:w="864" w:type="dxa"/>
          </w:tcPr>
          <w:p w14:paraId="71748CE9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F4EAD4C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85B10C1" w14:textId="5EEEA759" w:rsidR="000548F5" w:rsidRDefault="000548F5" w:rsidP="000548F5">
            <w:pPr>
              <w:pStyle w:val="a4"/>
            </w:pPr>
            <w:r w:rsidRPr="0EB49847">
              <w:t>DSPU_</w:t>
            </w:r>
            <w:r>
              <w:t>4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489E9547" w14:textId="77777777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06D1A47B" w14:textId="2AA156DE" w:rsidR="000548F5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4</w:t>
            </w:r>
          </w:p>
        </w:tc>
        <w:tc>
          <w:tcPr>
            <w:tcW w:w="742" w:type="dxa"/>
          </w:tcPr>
          <w:p w14:paraId="339FB470" w14:textId="77777777" w:rsidR="000548F5" w:rsidRDefault="000548F5" w:rsidP="000548F5">
            <w:pPr>
              <w:pStyle w:val="a4"/>
            </w:pPr>
          </w:p>
        </w:tc>
      </w:tr>
      <w:tr w:rsidR="000548F5" w:rsidRPr="0037319D" w14:paraId="12063FC4" w14:textId="77777777" w:rsidTr="008E7A4B">
        <w:tc>
          <w:tcPr>
            <w:tcW w:w="950" w:type="dxa"/>
          </w:tcPr>
          <w:p w14:paraId="14FA5495" w14:textId="00BA7957" w:rsidR="000548F5" w:rsidRPr="00910FC5" w:rsidRDefault="000548F5" w:rsidP="000548F5">
            <w:pPr>
              <w:pStyle w:val="a4"/>
              <w:jc w:val="center"/>
              <w:rPr>
                <w:lang w:val="ru-RU"/>
              </w:rPr>
            </w:pPr>
            <w:r w:rsidRPr="0EB49847">
              <w:t>0x</w:t>
            </w:r>
            <w:r>
              <w:t>D2</w:t>
            </w:r>
          </w:p>
        </w:tc>
        <w:tc>
          <w:tcPr>
            <w:tcW w:w="864" w:type="dxa"/>
          </w:tcPr>
          <w:p w14:paraId="628B9DBC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212F2BB0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9ABB21D" w14:textId="2ECF85B4" w:rsidR="000548F5" w:rsidRDefault="000548F5" w:rsidP="000548F5">
            <w:pPr>
              <w:pStyle w:val="a4"/>
            </w:pPr>
            <w:r w:rsidRPr="0EB49847">
              <w:t>DSPU_</w:t>
            </w:r>
            <w:r>
              <w:t>4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3ADCDEB3" w14:textId="77777777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46583C8A" w14:textId="0DF88D34" w:rsidR="000548F5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4</w:t>
            </w:r>
          </w:p>
        </w:tc>
        <w:tc>
          <w:tcPr>
            <w:tcW w:w="742" w:type="dxa"/>
          </w:tcPr>
          <w:p w14:paraId="421746DC" w14:textId="77777777" w:rsidR="000548F5" w:rsidRDefault="000548F5" w:rsidP="000548F5">
            <w:pPr>
              <w:pStyle w:val="a4"/>
            </w:pPr>
          </w:p>
        </w:tc>
      </w:tr>
      <w:tr w:rsidR="000548F5" w:rsidRPr="0037319D" w14:paraId="2E2019B7" w14:textId="77777777" w:rsidTr="008E7A4B">
        <w:tc>
          <w:tcPr>
            <w:tcW w:w="950" w:type="dxa"/>
          </w:tcPr>
          <w:p w14:paraId="14C8ED84" w14:textId="31CB72DF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D3</w:t>
            </w:r>
          </w:p>
        </w:tc>
        <w:tc>
          <w:tcPr>
            <w:tcW w:w="864" w:type="dxa"/>
          </w:tcPr>
          <w:p w14:paraId="7B4C93FA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43D5D269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7CF5D1E5" w14:textId="1111535A" w:rsidR="000548F5" w:rsidRDefault="000548F5" w:rsidP="000548F5">
            <w:pPr>
              <w:pStyle w:val="a4"/>
            </w:pPr>
            <w:r w:rsidRPr="0EB49847">
              <w:t>DSPU_</w:t>
            </w:r>
            <w:r>
              <w:t>4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7D823087" w14:textId="77777777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068CB271" w14:textId="291B7054" w:rsidR="000548F5" w:rsidRDefault="000548F5" w:rsidP="000548F5">
            <w:pPr>
              <w:pStyle w:val="a4"/>
            </w:pPr>
            <w:r w:rsidRPr="0EB49847">
              <w:t xml:space="preserve">Number of data packets which came from CDC unit in DSPU </w:t>
            </w:r>
            <w:r>
              <w:t>4</w:t>
            </w:r>
          </w:p>
        </w:tc>
        <w:tc>
          <w:tcPr>
            <w:tcW w:w="742" w:type="dxa"/>
          </w:tcPr>
          <w:p w14:paraId="5EA65537" w14:textId="77777777" w:rsidR="000548F5" w:rsidRDefault="000548F5" w:rsidP="000548F5">
            <w:pPr>
              <w:pStyle w:val="a4"/>
            </w:pPr>
          </w:p>
        </w:tc>
      </w:tr>
      <w:tr w:rsidR="000548F5" w:rsidRPr="0037319D" w14:paraId="190370C4" w14:textId="77777777" w:rsidTr="008E7A4B">
        <w:tc>
          <w:tcPr>
            <w:tcW w:w="950" w:type="dxa"/>
          </w:tcPr>
          <w:p w14:paraId="20874930" w14:textId="2AF98475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D4</w:t>
            </w:r>
          </w:p>
        </w:tc>
        <w:tc>
          <w:tcPr>
            <w:tcW w:w="864" w:type="dxa"/>
          </w:tcPr>
          <w:p w14:paraId="010F89C3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4C24B0B7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69C4322" w14:textId="774425E0" w:rsidR="000548F5" w:rsidRDefault="000548F5" w:rsidP="000548F5">
            <w:pPr>
              <w:pStyle w:val="a4"/>
            </w:pPr>
            <w:r w:rsidRPr="0EB49847">
              <w:t>DSPU_</w:t>
            </w:r>
            <w:r>
              <w:t>4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23C84ED0" w14:textId="77777777" w:rsidR="000548F5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568444C6" w14:textId="500E0D6E" w:rsidR="000548F5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4</w:t>
            </w:r>
          </w:p>
        </w:tc>
        <w:tc>
          <w:tcPr>
            <w:tcW w:w="742" w:type="dxa"/>
          </w:tcPr>
          <w:p w14:paraId="2B4F3726" w14:textId="77777777" w:rsidR="000548F5" w:rsidRDefault="000548F5" w:rsidP="000548F5">
            <w:pPr>
              <w:pStyle w:val="a4"/>
            </w:pPr>
          </w:p>
        </w:tc>
      </w:tr>
      <w:tr w:rsidR="000548F5" w:rsidRPr="0037319D" w14:paraId="23476D1A" w14:textId="77777777" w:rsidTr="008E7A4B">
        <w:tc>
          <w:tcPr>
            <w:tcW w:w="950" w:type="dxa"/>
          </w:tcPr>
          <w:p w14:paraId="3409DF61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79CB4D59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0763499E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070BF6A9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71027713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069F1143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1F65E679" w14:textId="77777777" w:rsidR="000548F5" w:rsidRDefault="000548F5" w:rsidP="000548F5">
            <w:pPr>
              <w:pStyle w:val="a4"/>
            </w:pPr>
          </w:p>
        </w:tc>
      </w:tr>
      <w:tr w:rsidR="000548F5" w:rsidRPr="0037319D" w14:paraId="233CC128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06313A51" w14:textId="3FFB1EA6" w:rsidR="000548F5" w:rsidRPr="00556423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lastRenderedPageBreak/>
              <w:t>0</w:t>
            </w:r>
            <w:r>
              <w:t>xD8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2996EDEC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1E324EED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0B0AABEC" w14:textId="01DB6328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5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33723DB3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40B5C203" w14:textId="31432C89" w:rsidR="000548F5" w:rsidRPr="0EB49847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5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7E0B998" w14:textId="77777777" w:rsidR="000548F5" w:rsidRDefault="000548F5" w:rsidP="000548F5">
            <w:pPr>
              <w:pStyle w:val="a4"/>
            </w:pPr>
          </w:p>
        </w:tc>
      </w:tr>
      <w:tr w:rsidR="000548F5" w:rsidRPr="0037319D" w14:paraId="2BAF2014" w14:textId="77777777" w:rsidTr="008E7A4B">
        <w:tc>
          <w:tcPr>
            <w:tcW w:w="950" w:type="dxa"/>
          </w:tcPr>
          <w:p w14:paraId="6CCAD333" w14:textId="15A7D220" w:rsidR="000548F5" w:rsidRPr="00A51A79" w:rsidRDefault="000548F5" w:rsidP="000548F5">
            <w:pPr>
              <w:pStyle w:val="a4"/>
              <w:jc w:val="center"/>
            </w:pPr>
            <w:r>
              <w:t>0xD9</w:t>
            </w:r>
          </w:p>
        </w:tc>
        <w:tc>
          <w:tcPr>
            <w:tcW w:w="864" w:type="dxa"/>
          </w:tcPr>
          <w:p w14:paraId="3C154A28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7CAB979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573A21BC" w14:textId="013CA7AC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5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6C2D0DC6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17765506" w14:textId="003525C4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5</w:t>
            </w:r>
          </w:p>
        </w:tc>
        <w:tc>
          <w:tcPr>
            <w:tcW w:w="742" w:type="dxa"/>
          </w:tcPr>
          <w:p w14:paraId="31A896D4" w14:textId="77777777" w:rsidR="000548F5" w:rsidRDefault="000548F5" w:rsidP="000548F5">
            <w:pPr>
              <w:pStyle w:val="a4"/>
            </w:pPr>
          </w:p>
        </w:tc>
      </w:tr>
      <w:tr w:rsidR="000548F5" w:rsidRPr="0037319D" w14:paraId="3A88B55A" w14:textId="77777777" w:rsidTr="008E7A4B">
        <w:tc>
          <w:tcPr>
            <w:tcW w:w="950" w:type="dxa"/>
          </w:tcPr>
          <w:p w14:paraId="786E69AB" w14:textId="1D41E58F" w:rsidR="000548F5" w:rsidRDefault="000548F5" w:rsidP="000548F5">
            <w:pPr>
              <w:pStyle w:val="a4"/>
              <w:jc w:val="center"/>
            </w:pPr>
            <w:r>
              <w:t>0xDA</w:t>
            </w:r>
          </w:p>
        </w:tc>
        <w:tc>
          <w:tcPr>
            <w:tcW w:w="864" w:type="dxa"/>
          </w:tcPr>
          <w:p w14:paraId="3ED8AD1F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9765C99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6CCB275B" w14:textId="07CF3A40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5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48B1BCB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65A21059" w14:textId="3A73ECE2" w:rsidR="000548F5" w:rsidRPr="0EB49847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5</w:t>
            </w:r>
          </w:p>
        </w:tc>
        <w:tc>
          <w:tcPr>
            <w:tcW w:w="742" w:type="dxa"/>
          </w:tcPr>
          <w:p w14:paraId="155A0BF0" w14:textId="77777777" w:rsidR="000548F5" w:rsidRDefault="000548F5" w:rsidP="000548F5">
            <w:pPr>
              <w:pStyle w:val="a4"/>
            </w:pPr>
          </w:p>
        </w:tc>
      </w:tr>
      <w:tr w:rsidR="000548F5" w:rsidRPr="0037319D" w14:paraId="77DAF0CC" w14:textId="77777777" w:rsidTr="008E7A4B">
        <w:tc>
          <w:tcPr>
            <w:tcW w:w="950" w:type="dxa"/>
          </w:tcPr>
          <w:p w14:paraId="29A21C42" w14:textId="05FC9A4F" w:rsidR="000548F5" w:rsidRDefault="000548F5" w:rsidP="000548F5">
            <w:pPr>
              <w:pStyle w:val="a4"/>
              <w:jc w:val="center"/>
            </w:pPr>
            <w:r>
              <w:t>0xDB</w:t>
            </w:r>
          </w:p>
        </w:tc>
        <w:tc>
          <w:tcPr>
            <w:tcW w:w="864" w:type="dxa"/>
          </w:tcPr>
          <w:p w14:paraId="4B22CC4B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1043B8E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6A6D760C" w14:textId="26ABAE58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5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0456A4CC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0AFCD1F2" w14:textId="780344BD" w:rsidR="000548F5" w:rsidRPr="0EB49847" w:rsidRDefault="000548F5" w:rsidP="000548F5">
            <w:pPr>
              <w:pStyle w:val="a4"/>
            </w:pPr>
            <w:r w:rsidRPr="0EB49847">
              <w:t xml:space="preserve">Number of data packets which came from CDC unit in DSPU </w:t>
            </w:r>
            <w:r>
              <w:t>5</w:t>
            </w:r>
          </w:p>
        </w:tc>
        <w:tc>
          <w:tcPr>
            <w:tcW w:w="742" w:type="dxa"/>
          </w:tcPr>
          <w:p w14:paraId="200EEE5C" w14:textId="77777777" w:rsidR="000548F5" w:rsidRDefault="000548F5" w:rsidP="000548F5">
            <w:pPr>
              <w:pStyle w:val="a4"/>
            </w:pPr>
          </w:p>
        </w:tc>
      </w:tr>
      <w:tr w:rsidR="000548F5" w:rsidRPr="0037319D" w14:paraId="23A5F50B" w14:textId="77777777" w:rsidTr="008E7A4B">
        <w:tc>
          <w:tcPr>
            <w:tcW w:w="950" w:type="dxa"/>
          </w:tcPr>
          <w:p w14:paraId="2554B6DA" w14:textId="306C25E8" w:rsidR="000548F5" w:rsidRDefault="000548F5" w:rsidP="000548F5">
            <w:pPr>
              <w:pStyle w:val="a4"/>
              <w:jc w:val="center"/>
            </w:pPr>
            <w:r>
              <w:t>0xDC</w:t>
            </w:r>
          </w:p>
        </w:tc>
        <w:tc>
          <w:tcPr>
            <w:tcW w:w="864" w:type="dxa"/>
          </w:tcPr>
          <w:p w14:paraId="3DF77CAC" w14:textId="77777777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5A76A428" w14:textId="77777777" w:rsidR="000548F5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14846BEC" w14:textId="3BC7B183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5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372D0AF6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560A4B1E" w14:textId="77DCA396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5</w:t>
            </w:r>
          </w:p>
        </w:tc>
        <w:tc>
          <w:tcPr>
            <w:tcW w:w="742" w:type="dxa"/>
          </w:tcPr>
          <w:p w14:paraId="63F0B03D" w14:textId="77777777" w:rsidR="000548F5" w:rsidRDefault="000548F5" w:rsidP="000548F5">
            <w:pPr>
              <w:pStyle w:val="a4"/>
            </w:pPr>
          </w:p>
        </w:tc>
      </w:tr>
      <w:tr w:rsidR="000548F5" w:rsidRPr="0037319D" w14:paraId="0A51D36C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30B67B84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63AD4C9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0A6054AA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2C9CB163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124DDC37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5005D4C4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0AC0322E" w14:textId="77777777" w:rsidR="000548F5" w:rsidRDefault="000548F5" w:rsidP="000548F5">
            <w:pPr>
              <w:pStyle w:val="a4"/>
            </w:pPr>
          </w:p>
        </w:tc>
      </w:tr>
      <w:tr w:rsidR="000548F5" w:rsidRPr="0037319D" w14:paraId="161660F6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00289F5E" w14:textId="42440EA6" w:rsidR="000548F5" w:rsidRDefault="000548F5" w:rsidP="000548F5">
            <w:pPr>
              <w:pStyle w:val="a4"/>
              <w:jc w:val="center"/>
            </w:pPr>
            <w:bookmarkStart w:id="4" w:name="_Hlk83731013"/>
            <w:r w:rsidRPr="0EB49847">
              <w:t>0x</w:t>
            </w:r>
            <w:r>
              <w:t>E0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3176976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2D9B952D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44B6B524" w14:textId="0B1EEE56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6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304FFF18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07FA0D78" w14:textId="4E8C519E" w:rsidR="000548F5" w:rsidRPr="0EB49847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6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EE36E97" w14:textId="77777777" w:rsidR="000548F5" w:rsidRDefault="000548F5" w:rsidP="000548F5">
            <w:pPr>
              <w:pStyle w:val="a4"/>
            </w:pPr>
          </w:p>
        </w:tc>
      </w:tr>
      <w:tr w:rsidR="000548F5" w:rsidRPr="0037319D" w14:paraId="495195BC" w14:textId="77777777" w:rsidTr="008E7A4B">
        <w:tc>
          <w:tcPr>
            <w:tcW w:w="950" w:type="dxa"/>
          </w:tcPr>
          <w:p w14:paraId="7392897E" w14:textId="4AF0F88D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E1</w:t>
            </w:r>
          </w:p>
        </w:tc>
        <w:tc>
          <w:tcPr>
            <w:tcW w:w="864" w:type="dxa"/>
          </w:tcPr>
          <w:p w14:paraId="57B1959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52C4B492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5F502266" w14:textId="635A9924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6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20448956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00555966" w14:textId="177A2D08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6</w:t>
            </w:r>
          </w:p>
        </w:tc>
        <w:tc>
          <w:tcPr>
            <w:tcW w:w="742" w:type="dxa"/>
          </w:tcPr>
          <w:p w14:paraId="65535786" w14:textId="77777777" w:rsidR="000548F5" w:rsidRDefault="000548F5" w:rsidP="000548F5">
            <w:pPr>
              <w:pStyle w:val="a4"/>
            </w:pPr>
          </w:p>
        </w:tc>
      </w:tr>
      <w:tr w:rsidR="000548F5" w:rsidRPr="0037319D" w14:paraId="0F7F7B5B" w14:textId="77777777" w:rsidTr="008E7A4B">
        <w:tc>
          <w:tcPr>
            <w:tcW w:w="950" w:type="dxa"/>
          </w:tcPr>
          <w:p w14:paraId="59EA1E4B" w14:textId="476D0490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E2</w:t>
            </w:r>
          </w:p>
        </w:tc>
        <w:tc>
          <w:tcPr>
            <w:tcW w:w="864" w:type="dxa"/>
          </w:tcPr>
          <w:p w14:paraId="05990AA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5B3A4F41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66FF5F5B" w14:textId="371516C1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6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6DFA11B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D870D73" w14:textId="367D8CBD" w:rsidR="000548F5" w:rsidRPr="0EB49847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6</w:t>
            </w:r>
          </w:p>
        </w:tc>
        <w:tc>
          <w:tcPr>
            <w:tcW w:w="742" w:type="dxa"/>
          </w:tcPr>
          <w:p w14:paraId="311BB870" w14:textId="77777777" w:rsidR="000548F5" w:rsidRDefault="000548F5" w:rsidP="000548F5">
            <w:pPr>
              <w:pStyle w:val="a4"/>
            </w:pPr>
          </w:p>
        </w:tc>
      </w:tr>
      <w:tr w:rsidR="000548F5" w:rsidRPr="0037319D" w14:paraId="3A859B1A" w14:textId="77777777" w:rsidTr="008E7A4B">
        <w:tc>
          <w:tcPr>
            <w:tcW w:w="950" w:type="dxa"/>
          </w:tcPr>
          <w:p w14:paraId="28ABFD4B" w14:textId="1FAB6163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E3</w:t>
            </w:r>
          </w:p>
        </w:tc>
        <w:tc>
          <w:tcPr>
            <w:tcW w:w="864" w:type="dxa"/>
          </w:tcPr>
          <w:p w14:paraId="6920F8A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30F08A78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16FCE8F9" w14:textId="63F5C103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6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7F8267F4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48DAF121" w14:textId="7F500D6A" w:rsidR="000548F5" w:rsidRPr="0EB49847" w:rsidRDefault="000548F5" w:rsidP="000548F5">
            <w:pPr>
              <w:pStyle w:val="a4"/>
            </w:pPr>
            <w:r w:rsidRPr="0EB49847">
              <w:t xml:space="preserve">Number of data packets which came from CDC unit in DSPU </w:t>
            </w:r>
            <w:r>
              <w:t>6</w:t>
            </w:r>
          </w:p>
        </w:tc>
        <w:tc>
          <w:tcPr>
            <w:tcW w:w="742" w:type="dxa"/>
          </w:tcPr>
          <w:p w14:paraId="126151A3" w14:textId="77777777" w:rsidR="000548F5" w:rsidRDefault="000548F5" w:rsidP="000548F5">
            <w:pPr>
              <w:pStyle w:val="a4"/>
            </w:pPr>
          </w:p>
        </w:tc>
      </w:tr>
      <w:tr w:rsidR="000548F5" w:rsidRPr="0037319D" w14:paraId="145D3051" w14:textId="77777777" w:rsidTr="008E7A4B">
        <w:tc>
          <w:tcPr>
            <w:tcW w:w="950" w:type="dxa"/>
          </w:tcPr>
          <w:p w14:paraId="329C19D3" w14:textId="4D531237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E4</w:t>
            </w:r>
          </w:p>
        </w:tc>
        <w:tc>
          <w:tcPr>
            <w:tcW w:w="864" w:type="dxa"/>
          </w:tcPr>
          <w:p w14:paraId="2997844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34BA5C5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6C75CA40" w14:textId="584D811E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6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7DDCE61E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1E750A41" w14:textId="00382BC8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6</w:t>
            </w:r>
          </w:p>
        </w:tc>
        <w:tc>
          <w:tcPr>
            <w:tcW w:w="742" w:type="dxa"/>
          </w:tcPr>
          <w:p w14:paraId="0B17351C" w14:textId="77777777" w:rsidR="000548F5" w:rsidRDefault="000548F5" w:rsidP="000548F5">
            <w:pPr>
              <w:pStyle w:val="a4"/>
            </w:pPr>
          </w:p>
        </w:tc>
      </w:tr>
      <w:bookmarkEnd w:id="4"/>
      <w:tr w:rsidR="000548F5" w:rsidRPr="0037319D" w14:paraId="25C1EEBF" w14:textId="77777777" w:rsidTr="008E7A4B">
        <w:tc>
          <w:tcPr>
            <w:tcW w:w="950" w:type="dxa"/>
            <w:tcBorders>
              <w:bottom w:val="single" w:sz="12" w:space="0" w:color="auto"/>
            </w:tcBorders>
          </w:tcPr>
          <w:p w14:paraId="56134F4B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3DD5CF1B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4E771700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  <w:tcBorders>
              <w:bottom w:val="single" w:sz="12" w:space="0" w:color="auto"/>
            </w:tcBorders>
          </w:tcPr>
          <w:p w14:paraId="49BA2CD2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  <w:tcBorders>
              <w:bottom w:val="single" w:sz="12" w:space="0" w:color="auto"/>
            </w:tcBorders>
          </w:tcPr>
          <w:p w14:paraId="06565B9E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3A058262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0067B61C" w14:textId="77777777" w:rsidR="000548F5" w:rsidRDefault="000548F5" w:rsidP="000548F5">
            <w:pPr>
              <w:pStyle w:val="a4"/>
            </w:pPr>
          </w:p>
        </w:tc>
      </w:tr>
      <w:tr w:rsidR="000548F5" w:rsidRPr="0037319D" w14:paraId="07CE8334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1BF0CD10" w14:textId="225B9404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 w:rsidR="0037319D">
              <w:t>E</w:t>
            </w:r>
            <w:r>
              <w:t>8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7FF79F19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599F7C70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5675C65A" w14:textId="0965F858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7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7F475996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6F44C919" w14:textId="2B2EC601" w:rsidR="000548F5" w:rsidRPr="0EB49847" w:rsidRDefault="000548F5" w:rsidP="000548F5">
            <w:pPr>
              <w:pStyle w:val="a4"/>
            </w:pPr>
            <w:r w:rsidRPr="0EB49847">
              <w:t xml:space="preserve">Number of empty slots for DSPU </w:t>
            </w:r>
            <w:r>
              <w:t>7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3CE3BCCB" w14:textId="77777777" w:rsidR="000548F5" w:rsidRDefault="000548F5" w:rsidP="000548F5">
            <w:pPr>
              <w:pStyle w:val="a4"/>
            </w:pPr>
          </w:p>
        </w:tc>
      </w:tr>
      <w:tr w:rsidR="000548F5" w:rsidRPr="0037319D" w14:paraId="2690DAC8" w14:textId="77777777" w:rsidTr="008E7A4B">
        <w:tc>
          <w:tcPr>
            <w:tcW w:w="950" w:type="dxa"/>
          </w:tcPr>
          <w:p w14:paraId="188C11FF" w14:textId="6DD0E597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 w:rsidR="0037319D">
              <w:t>E</w:t>
            </w:r>
            <w:r>
              <w:t>9</w:t>
            </w:r>
          </w:p>
        </w:tc>
        <w:tc>
          <w:tcPr>
            <w:tcW w:w="864" w:type="dxa"/>
          </w:tcPr>
          <w:p w14:paraId="509B2EA4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6C591C99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1AAFD50" w14:textId="7F470A9B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7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07C4B6E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0A9E21C" w14:textId="02F21DE4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DSPU </w:t>
            </w:r>
            <w:r>
              <w:t>7</w:t>
            </w:r>
          </w:p>
        </w:tc>
        <w:tc>
          <w:tcPr>
            <w:tcW w:w="742" w:type="dxa"/>
          </w:tcPr>
          <w:p w14:paraId="3054215E" w14:textId="77777777" w:rsidR="000548F5" w:rsidRDefault="000548F5" w:rsidP="000548F5">
            <w:pPr>
              <w:pStyle w:val="a4"/>
            </w:pPr>
          </w:p>
        </w:tc>
      </w:tr>
      <w:tr w:rsidR="000548F5" w:rsidRPr="0037319D" w14:paraId="4C32908E" w14:textId="77777777" w:rsidTr="008E7A4B">
        <w:tc>
          <w:tcPr>
            <w:tcW w:w="950" w:type="dxa"/>
          </w:tcPr>
          <w:p w14:paraId="1E25F703" w14:textId="0DD8DCC0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 w:rsidR="0037319D">
              <w:t>E</w:t>
            </w:r>
            <w:r>
              <w:t>A</w:t>
            </w:r>
          </w:p>
        </w:tc>
        <w:tc>
          <w:tcPr>
            <w:tcW w:w="864" w:type="dxa"/>
          </w:tcPr>
          <w:p w14:paraId="3181E51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5F3E6345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77732594" w14:textId="300FA3CD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7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1775A4F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1746577F" w14:textId="226F8EB2" w:rsidR="000548F5" w:rsidRPr="0EB49847" w:rsidRDefault="000548F5" w:rsidP="000548F5">
            <w:pPr>
              <w:pStyle w:val="a4"/>
            </w:pPr>
            <w:r w:rsidRPr="0EB49847">
              <w:t xml:space="preserve">Number of data packets which came to DSPU </w:t>
            </w:r>
            <w:r>
              <w:t>7</w:t>
            </w:r>
          </w:p>
        </w:tc>
        <w:tc>
          <w:tcPr>
            <w:tcW w:w="742" w:type="dxa"/>
          </w:tcPr>
          <w:p w14:paraId="00976CB8" w14:textId="77777777" w:rsidR="000548F5" w:rsidRDefault="000548F5" w:rsidP="000548F5">
            <w:pPr>
              <w:pStyle w:val="a4"/>
            </w:pPr>
          </w:p>
        </w:tc>
      </w:tr>
      <w:tr w:rsidR="000548F5" w:rsidRPr="0037319D" w14:paraId="5F37EF9F" w14:textId="77777777" w:rsidTr="008E7A4B">
        <w:tc>
          <w:tcPr>
            <w:tcW w:w="950" w:type="dxa"/>
          </w:tcPr>
          <w:p w14:paraId="4AE07CE4" w14:textId="4170CC5B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 w:rsidR="0037319D">
              <w:t>E</w:t>
            </w:r>
            <w:r>
              <w:t>B</w:t>
            </w:r>
          </w:p>
        </w:tc>
        <w:tc>
          <w:tcPr>
            <w:tcW w:w="864" w:type="dxa"/>
          </w:tcPr>
          <w:p w14:paraId="21240BF3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7EEB29F0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1EB4D307" w14:textId="542E8B24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7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1A106A51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14:paraId="02CB76CD" w14:textId="27F595C9" w:rsidR="000548F5" w:rsidRPr="0EB49847" w:rsidRDefault="000548F5" w:rsidP="000548F5">
            <w:pPr>
              <w:pStyle w:val="a4"/>
            </w:pPr>
            <w:r w:rsidRPr="0EB49847">
              <w:t xml:space="preserve">Number of data packets which came from CDC unit in DSPU </w:t>
            </w:r>
            <w:r>
              <w:t>7</w:t>
            </w:r>
          </w:p>
        </w:tc>
        <w:tc>
          <w:tcPr>
            <w:tcW w:w="742" w:type="dxa"/>
          </w:tcPr>
          <w:p w14:paraId="529953FD" w14:textId="77777777" w:rsidR="000548F5" w:rsidRDefault="000548F5" w:rsidP="000548F5">
            <w:pPr>
              <w:pStyle w:val="a4"/>
            </w:pPr>
          </w:p>
        </w:tc>
      </w:tr>
      <w:tr w:rsidR="000548F5" w:rsidRPr="0037319D" w14:paraId="56D06268" w14:textId="77777777" w:rsidTr="008E7A4B">
        <w:tc>
          <w:tcPr>
            <w:tcW w:w="950" w:type="dxa"/>
          </w:tcPr>
          <w:p w14:paraId="7FF08804" w14:textId="3B8E21D1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 w:rsidR="0037319D">
              <w:t>E</w:t>
            </w:r>
            <w:r>
              <w:t>C</w:t>
            </w:r>
          </w:p>
        </w:tc>
        <w:tc>
          <w:tcPr>
            <w:tcW w:w="864" w:type="dxa"/>
          </w:tcPr>
          <w:p w14:paraId="499EF8D0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72BC2B09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7CBF28E" w14:textId="52A9F576" w:rsidR="000548F5" w:rsidRPr="0EB49847" w:rsidRDefault="000548F5" w:rsidP="000548F5">
            <w:pPr>
              <w:pStyle w:val="a4"/>
            </w:pPr>
            <w:r w:rsidRPr="0EB49847">
              <w:t>DSPU_</w:t>
            </w:r>
            <w:r>
              <w:t>7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2624F5D9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72F84B83" w14:textId="338CA8AF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DSPU </w:t>
            </w:r>
            <w:r>
              <w:t>7</w:t>
            </w:r>
          </w:p>
        </w:tc>
        <w:tc>
          <w:tcPr>
            <w:tcW w:w="742" w:type="dxa"/>
          </w:tcPr>
          <w:p w14:paraId="3A75DDF2" w14:textId="77777777" w:rsidR="000548F5" w:rsidRDefault="000548F5" w:rsidP="000548F5">
            <w:pPr>
              <w:pStyle w:val="a4"/>
            </w:pPr>
          </w:p>
        </w:tc>
      </w:tr>
      <w:tr w:rsidR="000548F5" w:rsidRPr="0037319D" w14:paraId="0D6C6290" w14:textId="77777777" w:rsidTr="008E7A4B">
        <w:tc>
          <w:tcPr>
            <w:tcW w:w="950" w:type="dxa"/>
          </w:tcPr>
          <w:p w14:paraId="2AEC3B2B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43A6BCC8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6EA52E87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51F6E422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079AC632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57B21779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663B5658" w14:textId="77777777" w:rsidR="000548F5" w:rsidRDefault="000548F5" w:rsidP="000548F5">
            <w:pPr>
              <w:pStyle w:val="a4"/>
            </w:pPr>
          </w:p>
        </w:tc>
      </w:tr>
      <w:tr w:rsidR="000548F5" w:rsidRPr="0037319D" w14:paraId="3434B67D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1F2B92CD" w14:textId="61DA6C3C" w:rsidR="000548F5" w:rsidRDefault="000548F5" w:rsidP="000548F5">
            <w:pPr>
              <w:pStyle w:val="a4"/>
              <w:jc w:val="center"/>
            </w:pPr>
            <w:r w:rsidRPr="0EB49847">
              <w:lastRenderedPageBreak/>
              <w:t>0x</w:t>
            </w:r>
            <w:r>
              <w:t>F0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65AB8D79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015F5458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41337156" w14:textId="310CACCE" w:rsidR="000548F5" w:rsidRPr="0EB49847" w:rsidRDefault="000548F5" w:rsidP="000548F5">
            <w:pPr>
              <w:pStyle w:val="a4"/>
            </w:pPr>
            <w:r>
              <w:t>SSB</w:t>
            </w:r>
            <w:r w:rsidRPr="0EB49847">
              <w:t>_EMPTY_SLOT_CNTR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6D8FC103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3EEC946A" w14:textId="5A378D2E" w:rsidR="000548F5" w:rsidRPr="0EB49847" w:rsidRDefault="000548F5" w:rsidP="000548F5">
            <w:pPr>
              <w:pStyle w:val="a4"/>
            </w:pPr>
            <w:r w:rsidRPr="0EB49847">
              <w:t xml:space="preserve">Number of empty slots for </w:t>
            </w:r>
            <w:r>
              <w:t xml:space="preserve">SSB </w:t>
            </w:r>
            <w:r w:rsidRPr="0EB49847">
              <w:t>DSPU when BID params didn’t come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50677F5" w14:textId="77777777" w:rsidR="000548F5" w:rsidRDefault="000548F5" w:rsidP="000548F5">
            <w:pPr>
              <w:pStyle w:val="a4"/>
            </w:pPr>
          </w:p>
        </w:tc>
      </w:tr>
      <w:tr w:rsidR="000548F5" w:rsidRPr="0037319D" w14:paraId="35E962E3" w14:textId="77777777" w:rsidTr="008E7A4B">
        <w:tc>
          <w:tcPr>
            <w:tcW w:w="950" w:type="dxa"/>
          </w:tcPr>
          <w:p w14:paraId="6549B3FF" w14:textId="5B66F84E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F1</w:t>
            </w:r>
          </w:p>
        </w:tc>
        <w:tc>
          <w:tcPr>
            <w:tcW w:w="864" w:type="dxa"/>
          </w:tcPr>
          <w:p w14:paraId="578B2EA1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188AD09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4362DDE1" w14:textId="75EE2C0B" w:rsidR="000548F5" w:rsidRPr="0EB49847" w:rsidRDefault="000548F5" w:rsidP="000548F5">
            <w:pPr>
              <w:pStyle w:val="a4"/>
            </w:pPr>
            <w:r>
              <w:t>SSB</w:t>
            </w:r>
            <w:r w:rsidRPr="0EB49847">
              <w:t>_BID_PARAMS_CNTR</w:t>
            </w:r>
          </w:p>
        </w:tc>
        <w:tc>
          <w:tcPr>
            <w:tcW w:w="656" w:type="dxa"/>
          </w:tcPr>
          <w:p w14:paraId="42E6CFA3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BB88452" w14:textId="295A1DD0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</w:t>
            </w:r>
            <w:r>
              <w:t xml:space="preserve">SSB </w:t>
            </w:r>
            <w:r w:rsidRPr="0EB49847">
              <w:t>DSPU</w:t>
            </w:r>
          </w:p>
        </w:tc>
        <w:tc>
          <w:tcPr>
            <w:tcW w:w="742" w:type="dxa"/>
          </w:tcPr>
          <w:p w14:paraId="60B90B0A" w14:textId="77777777" w:rsidR="000548F5" w:rsidRDefault="000548F5" w:rsidP="000548F5">
            <w:pPr>
              <w:pStyle w:val="a4"/>
            </w:pPr>
          </w:p>
        </w:tc>
      </w:tr>
      <w:tr w:rsidR="000548F5" w:rsidRPr="0037319D" w14:paraId="5BF3466B" w14:textId="77777777" w:rsidTr="008E7A4B">
        <w:tc>
          <w:tcPr>
            <w:tcW w:w="950" w:type="dxa"/>
          </w:tcPr>
          <w:p w14:paraId="558379A7" w14:textId="6C7DDB12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F2</w:t>
            </w:r>
          </w:p>
        </w:tc>
        <w:tc>
          <w:tcPr>
            <w:tcW w:w="864" w:type="dxa"/>
          </w:tcPr>
          <w:p w14:paraId="2FDED7AE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3050A2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436328C6" w14:textId="4C914BCC" w:rsidR="000548F5" w:rsidRPr="0EB49847" w:rsidRDefault="000548F5" w:rsidP="000548F5">
            <w:pPr>
              <w:pStyle w:val="a4"/>
            </w:pPr>
            <w:r>
              <w:t>SSB</w:t>
            </w:r>
            <w:r w:rsidRPr="0EB49847">
              <w:t>_INPUT_PACKET_CNTR</w:t>
            </w:r>
          </w:p>
        </w:tc>
        <w:tc>
          <w:tcPr>
            <w:tcW w:w="656" w:type="dxa"/>
          </w:tcPr>
          <w:p w14:paraId="4E200D05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3EA05188" w14:textId="41D325EC" w:rsidR="000548F5" w:rsidRPr="0EB49847" w:rsidRDefault="000548F5" w:rsidP="000548F5">
            <w:pPr>
              <w:pStyle w:val="a4"/>
            </w:pPr>
            <w:r w:rsidRPr="0EB49847">
              <w:t>Number of data packets which came to</w:t>
            </w:r>
            <w:r>
              <w:t xml:space="preserve"> SSB </w:t>
            </w:r>
            <w:r w:rsidRPr="0EB49847">
              <w:t>DSPU</w:t>
            </w:r>
          </w:p>
        </w:tc>
        <w:tc>
          <w:tcPr>
            <w:tcW w:w="742" w:type="dxa"/>
          </w:tcPr>
          <w:p w14:paraId="2764AAA5" w14:textId="77777777" w:rsidR="000548F5" w:rsidRDefault="000548F5" w:rsidP="000548F5">
            <w:pPr>
              <w:pStyle w:val="a4"/>
            </w:pPr>
          </w:p>
        </w:tc>
      </w:tr>
      <w:tr w:rsidR="000548F5" w:rsidRPr="0037319D" w14:paraId="1A9872A7" w14:textId="77777777" w:rsidTr="008E7A4B">
        <w:tc>
          <w:tcPr>
            <w:tcW w:w="950" w:type="dxa"/>
          </w:tcPr>
          <w:p w14:paraId="1EE165D8" w14:textId="42C04815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F3</w:t>
            </w:r>
          </w:p>
        </w:tc>
        <w:tc>
          <w:tcPr>
            <w:tcW w:w="864" w:type="dxa"/>
          </w:tcPr>
          <w:p w14:paraId="480CC352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2CADEEF1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27B45856" w14:textId="4C421C55" w:rsidR="000548F5" w:rsidRPr="0EB49847" w:rsidRDefault="000548F5" w:rsidP="000548F5">
            <w:pPr>
              <w:pStyle w:val="a4"/>
            </w:pPr>
            <w:r>
              <w:t>SSB</w:t>
            </w:r>
            <w:r w:rsidRPr="0EB49847">
              <w:t>_OUTPUT_PACKET_CNTR</w:t>
            </w:r>
          </w:p>
        </w:tc>
        <w:tc>
          <w:tcPr>
            <w:tcW w:w="656" w:type="dxa"/>
          </w:tcPr>
          <w:p w14:paraId="4CADAB57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3D93091D" w14:textId="7543C058" w:rsidR="000548F5" w:rsidRPr="0EB49847" w:rsidRDefault="000548F5" w:rsidP="000548F5">
            <w:pPr>
              <w:pStyle w:val="a4"/>
            </w:pPr>
            <w:r w:rsidRPr="0EB49847">
              <w:t>Number of data packets which came from CDC unit in</w:t>
            </w:r>
            <w:r>
              <w:t xml:space="preserve"> SSB</w:t>
            </w:r>
            <w:r w:rsidRPr="0EB49847">
              <w:t xml:space="preserve"> DSPU</w:t>
            </w:r>
          </w:p>
        </w:tc>
        <w:tc>
          <w:tcPr>
            <w:tcW w:w="742" w:type="dxa"/>
          </w:tcPr>
          <w:p w14:paraId="4CD17593" w14:textId="77777777" w:rsidR="000548F5" w:rsidRDefault="000548F5" w:rsidP="000548F5">
            <w:pPr>
              <w:pStyle w:val="a4"/>
            </w:pPr>
          </w:p>
        </w:tc>
      </w:tr>
      <w:tr w:rsidR="000548F5" w:rsidRPr="0037319D" w14:paraId="3BCB7324" w14:textId="77777777" w:rsidTr="008E7A4B">
        <w:tc>
          <w:tcPr>
            <w:tcW w:w="950" w:type="dxa"/>
          </w:tcPr>
          <w:p w14:paraId="657339DF" w14:textId="67B203B3" w:rsidR="000548F5" w:rsidRDefault="000548F5" w:rsidP="000548F5">
            <w:pPr>
              <w:pStyle w:val="a4"/>
              <w:jc w:val="center"/>
            </w:pPr>
            <w:r w:rsidRPr="0EB49847">
              <w:t>0x</w:t>
            </w:r>
            <w:r>
              <w:t>F4</w:t>
            </w:r>
          </w:p>
        </w:tc>
        <w:tc>
          <w:tcPr>
            <w:tcW w:w="864" w:type="dxa"/>
          </w:tcPr>
          <w:p w14:paraId="10800B9D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1B4A3338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089BB321" w14:textId="2EAA5051" w:rsidR="000548F5" w:rsidRPr="0EB49847" w:rsidRDefault="000548F5" w:rsidP="000548F5">
            <w:pPr>
              <w:pStyle w:val="a4"/>
            </w:pPr>
            <w:r>
              <w:t>SSB</w:t>
            </w:r>
            <w:r w:rsidRPr="0EB49847">
              <w:t>_END_OFDM_SYMB_MISM</w:t>
            </w:r>
          </w:p>
        </w:tc>
        <w:tc>
          <w:tcPr>
            <w:tcW w:w="656" w:type="dxa"/>
          </w:tcPr>
          <w:p w14:paraId="5833ACEA" w14:textId="77777777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517D6220" w14:textId="1D26D541" w:rsidR="000548F5" w:rsidRPr="0EB49847" w:rsidRDefault="000548F5" w:rsidP="000548F5">
            <w:pPr>
              <w:pStyle w:val="a4"/>
            </w:pPr>
            <w:r w:rsidRPr="0EB49847">
              <w:t xml:space="preserve">Number of incorrect OFDM symbols in </w:t>
            </w:r>
            <w:r>
              <w:t xml:space="preserve">SSB </w:t>
            </w:r>
            <w:r w:rsidRPr="0EB49847">
              <w:t>DSPU</w:t>
            </w:r>
          </w:p>
        </w:tc>
        <w:tc>
          <w:tcPr>
            <w:tcW w:w="742" w:type="dxa"/>
          </w:tcPr>
          <w:p w14:paraId="522A4CA7" w14:textId="77777777" w:rsidR="000548F5" w:rsidRDefault="000548F5" w:rsidP="000548F5">
            <w:pPr>
              <w:pStyle w:val="a4"/>
            </w:pPr>
          </w:p>
        </w:tc>
      </w:tr>
      <w:tr w:rsidR="000548F5" w:rsidRPr="0037319D" w14:paraId="6ADF74A8" w14:textId="77777777" w:rsidTr="008E7A4B">
        <w:tc>
          <w:tcPr>
            <w:tcW w:w="950" w:type="dxa"/>
          </w:tcPr>
          <w:p w14:paraId="5A221F62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6A1ADE92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23D97D6E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69AD9822" w14:textId="77777777" w:rsidR="000548F5" w:rsidRPr="0EB49847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43B252E0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2B224540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5CC774FA" w14:textId="77777777" w:rsidR="000548F5" w:rsidRDefault="000548F5" w:rsidP="000548F5">
            <w:pPr>
              <w:pStyle w:val="a4"/>
            </w:pPr>
          </w:p>
        </w:tc>
      </w:tr>
      <w:tr w:rsidR="000548F5" w:rsidRPr="0037319D" w14:paraId="08A42153" w14:textId="77777777" w:rsidTr="008E7A4B">
        <w:tc>
          <w:tcPr>
            <w:tcW w:w="950" w:type="dxa"/>
            <w:tcBorders>
              <w:top w:val="single" w:sz="12" w:space="0" w:color="auto"/>
            </w:tcBorders>
          </w:tcPr>
          <w:p w14:paraId="7415EB1B" w14:textId="32D3B88A" w:rsidR="000548F5" w:rsidRDefault="000548F5" w:rsidP="000548F5">
            <w:pPr>
              <w:pStyle w:val="a4"/>
              <w:jc w:val="center"/>
            </w:pPr>
            <w:r>
              <w:t>0x100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7E970C9" w14:textId="21F0C005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219879CE" w14:textId="13E19E41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  <w:tcBorders>
              <w:top w:val="single" w:sz="12" w:space="0" w:color="auto"/>
            </w:tcBorders>
          </w:tcPr>
          <w:p w14:paraId="7185A2CF" w14:textId="2A0E608B" w:rsidR="000548F5" w:rsidRPr="0EB49847" w:rsidRDefault="000548F5" w:rsidP="000548F5">
            <w:pPr>
              <w:pStyle w:val="a4"/>
            </w:pPr>
            <w:r>
              <w:t>SFU</w:t>
            </w:r>
            <w:r w:rsidRPr="0EB49847">
              <w:t>_NEXT_FRAME_CNT</w:t>
            </w:r>
            <w:r>
              <w:t>_0</w:t>
            </w:r>
          </w:p>
        </w:tc>
        <w:tc>
          <w:tcPr>
            <w:tcW w:w="656" w:type="dxa"/>
            <w:tcBorders>
              <w:top w:val="single" w:sz="12" w:space="0" w:color="auto"/>
            </w:tcBorders>
          </w:tcPr>
          <w:p w14:paraId="2EC3CA46" w14:textId="24D4F1AE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833A8A3" w14:textId="5262D801" w:rsidR="000548F5" w:rsidRPr="0EB49847" w:rsidRDefault="000548F5" w:rsidP="000548F5">
            <w:pPr>
              <w:pStyle w:val="a4"/>
            </w:pPr>
            <w:r>
              <w:t>Number of input frames to UL SFU from CH0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60D93A72" w14:textId="77777777" w:rsidR="000548F5" w:rsidRDefault="000548F5" w:rsidP="000548F5">
            <w:pPr>
              <w:pStyle w:val="a4"/>
            </w:pPr>
          </w:p>
        </w:tc>
      </w:tr>
      <w:tr w:rsidR="000548F5" w:rsidRPr="0037319D" w14:paraId="4966F2D9" w14:textId="77777777" w:rsidTr="008E7A4B">
        <w:tc>
          <w:tcPr>
            <w:tcW w:w="950" w:type="dxa"/>
          </w:tcPr>
          <w:p w14:paraId="75BBB130" w14:textId="7965A815" w:rsidR="000548F5" w:rsidRDefault="000548F5" w:rsidP="000548F5">
            <w:pPr>
              <w:pStyle w:val="a4"/>
              <w:jc w:val="center"/>
            </w:pPr>
            <w:r>
              <w:t>0x101</w:t>
            </w:r>
          </w:p>
        </w:tc>
        <w:tc>
          <w:tcPr>
            <w:tcW w:w="864" w:type="dxa"/>
          </w:tcPr>
          <w:p w14:paraId="3C89646A" w14:textId="7ED88075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DDE1896" w14:textId="52C4F66C" w:rsidR="000548F5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4C6229C7" w14:textId="07BDC008" w:rsidR="000548F5" w:rsidRDefault="000548F5" w:rsidP="000548F5">
            <w:pPr>
              <w:pStyle w:val="a4"/>
            </w:pPr>
            <w:r>
              <w:t>SFU</w:t>
            </w:r>
            <w:r w:rsidRPr="0EB49847">
              <w:t>_NEXT_FRAME_CNT</w:t>
            </w:r>
            <w:r>
              <w:t>_1</w:t>
            </w:r>
          </w:p>
        </w:tc>
        <w:tc>
          <w:tcPr>
            <w:tcW w:w="656" w:type="dxa"/>
          </w:tcPr>
          <w:p w14:paraId="6CE997B9" w14:textId="36E6F689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586E8BA4" w14:textId="69E270F4" w:rsidR="000548F5" w:rsidRDefault="000548F5" w:rsidP="000548F5">
            <w:pPr>
              <w:pStyle w:val="a4"/>
            </w:pPr>
            <w:r>
              <w:t>Number of input frames to UL SFU from CH1</w:t>
            </w:r>
          </w:p>
        </w:tc>
        <w:tc>
          <w:tcPr>
            <w:tcW w:w="742" w:type="dxa"/>
          </w:tcPr>
          <w:p w14:paraId="23F00119" w14:textId="77777777" w:rsidR="000548F5" w:rsidRDefault="000548F5" w:rsidP="000548F5">
            <w:pPr>
              <w:pStyle w:val="a4"/>
            </w:pPr>
          </w:p>
        </w:tc>
      </w:tr>
      <w:tr w:rsidR="000548F5" w:rsidRPr="0037319D" w14:paraId="59D3EEB7" w14:textId="77777777" w:rsidTr="008E7A4B">
        <w:tc>
          <w:tcPr>
            <w:tcW w:w="950" w:type="dxa"/>
          </w:tcPr>
          <w:p w14:paraId="3E81E83E" w14:textId="337EF8E1" w:rsidR="000548F5" w:rsidRDefault="000548F5" w:rsidP="000548F5">
            <w:pPr>
              <w:pStyle w:val="a4"/>
              <w:jc w:val="center"/>
            </w:pPr>
            <w:r>
              <w:t>0x102</w:t>
            </w:r>
          </w:p>
        </w:tc>
        <w:tc>
          <w:tcPr>
            <w:tcW w:w="864" w:type="dxa"/>
          </w:tcPr>
          <w:p w14:paraId="18B76D0A" w14:textId="3202106E" w:rsidR="000548F5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4FDEDC4B" w14:textId="143D140C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33B603E9" w14:textId="779C56D5" w:rsidR="000548F5" w:rsidRPr="0082369E" w:rsidRDefault="000548F5" w:rsidP="000548F5">
            <w:pPr>
              <w:pStyle w:val="a4"/>
              <w:rPr>
                <w:lang w:val="ru-RU"/>
              </w:rPr>
            </w:pPr>
            <w:r>
              <w:t>OF</w:t>
            </w:r>
            <w:r w:rsidRPr="0EB49847">
              <w:t>P</w:t>
            </w:r>
            <w:r>
              <w:t>U</w:t>
            </w:r>
            <w:r w:rsidRPr="0EB49847">
              <w:t>_NEXT_FRAME_CNT</w:t>
            </w:r>
          </w:p>
        </w:tc>
        <w:tc>
          <w:tcPr>
            <w:tcW w:w="656" w:type="dxa"/>
          </w:tcPr>
          <w:p w14:paraId="68C0D33D" w14:textId="7C828BBE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4874C3F2" w14:textId="3737E08D" w:rsidR="000548F5" w:rsidRPr="0EB49847" w:rsidRDefault="000548F5" w:rsidP="000548F5">
            <w:pPr>
              <w:pStyle w:val="a4"/>
            </w:pPr>
            <w:r w:rsidRPr="0EB49847">
              <w:t xml:space="preserve">Number of frames in </w:t>
            </w:r>
            <w:r>
              <w:t>U</w:t>
            </w:r>
            <w:r w:rsidRPr="0EB49847">
              <w:t xml:space="preserve">L </w:t>
            </w:r>
            <w:r>
              <w:t>OF</w:t>
            </w:r>
            <w:r w:rsidRPr="0EB49847">
              <w:t>PU</w:t>
            </w:r>
          </w:p>
        </w:tc>
        <w:tc>
          <w:tcPr>
            <w:tcW w:w="742" w:type="dxa"/>
          </w:tcPr>
          <w:p w14:paraId="428DED43" w14:textId="77777777" w:rsidR="000548F5" w:rsidRDefault="000548F5" w:rsidP="000548F5">
            <w:pPr>
              <w:pStyle w:val="a4"/>
            </w:pPr>
          </w:p>
        </w:tc>
      </w:tr>
      <w:tr w:rsidR="000548F5" w:rsidRPr="0037319D" w14:paraId="56783CC8" w14:textId="77777777" w:rsidTr="008E7A4B">
        <w:tc>
          <w:tcPr>
            <w:tcW w:w="950" w:type="dxa"/>
          </w:tcPr>
          <w:p w14:paraId="17FB27CA" w14:textId="175C8FF3" w:rsidR="000548F5" w:rsidRPr="0082369E" w:rsidRDefault="000548F5" w:rsidP="000548F5">
            <w:pPr>
              <w:pStyle w:val="a4"/>
              <w:jc w:val="center"/>
            </w:pPr>
            <w:r>
              <w:rPr>
                <w:lang w:val="ru-RU"/>
              </w:rPr>
              <w:t>0</w:t>
            </w:r>
            <w:r>
              <w:t>x103</w:t>
            </w:r>
          </w:p>
        </w:tc>
        <w:tc>
          <w:tcPr>
            <w:tcW w:w="864" w:type="dxa"/>
          </w:tcPr>
          <w:p w14:paraId="19323D1D" w14:textId="75AE43AE" w:rsidR="000548F5" w:rsidRPr="0EB49847" w:rsidRDefault="000548F5" w:rsidP="000548F5">
            <w:pPr>
              <w:pStyle w:val="a4"/>
              <w:jc w:val="center"/>
            </w:pPr>
            <w:r w:rsidRPr="0EB49847">
              <w:t>[31:0]</w:t>
            </w:r>
          </w:p>
        </w:tc>
        <w:tc>
          <w:tcPr>
            <w:tcW w:w="693" w:type="dxa"/>
          </w:tcPr>
          <w:p w14:paraId="375F3503" w14:textId="39676ED6" w:rsidR="000548F5" w:rsidRPr="0EB49847" w:rsidRDefault="000548F5" w:rsidP="000548F5">
            <w:pPr>
              <w:pStyle w:val="a4"/>
              <w:jc w:val="center"/>
            </w:pPr>
            <w:r w:rsidRPr="0EB49847">
              <w:t>RO</w:t>
            </w:r>
          </w:p>
        </w:tc>
        <w:tc>
          <w:tcPr>
            <w:tcW w:w="3737" w:type="dxa"/>
          </w:tcPr>
          <w:p w14:paraId="5A8185C3" w14:textId="43BC247C" w:rsidR="000548F5" w:rsidRDefault="000548F5" w:rsidP="000548F5">
            <w:pPr>
              <w:pStyle w:val="a4"/>
            </w:pPr>
            <w:r>
              <w:t>OF</w:t>
            </w:r>
            <w:r w:rsidRPr="0EB49847">
              <w:t>PU_NEXT_SLOT_CNT</w:t>
            </w:r>
          </w:p>
        </w:tc>
        <w:tc>
          <w:tcPr>
            <w:tcW w:w="656" w:type="dxa"/>
          </w:tcPr>
          <w:p w14:paraId="35F5633B" w14:textId="22ED8365" w:rsidR="000548F5" w:rsidRPr="0EB49847" w:rsidRDefault="000548F5" w:rsidP="000548F5">
            <w:pPr>
              <w:pStyle w:val="a4"/>
              <w:jc w:val="center"/>
            </w:pPr>
            <w:r w:rsidRPr="0EB49847">
              <w:t>32</w:t>
            </w:r>
          </w:p>
        </w:tc>
        <w:tc>
          <w:tcPr>
            <w:tcW w:w="2392" w:type="dxa"/>
          </w:tcPr>
          <w:p w14:paraId="21EC9CA9" w14:textId="0CD66F6B" w:rsidR="000548F5" w:rsidRPr="0EB49847" w:rsidRDefault="000548F5" w:rsidP="000548F5">
            <w:pPr>
              <w:pStyle w:val="a4"/>
            </w:pPr>
            <w:r w:rsidRPr="0EB49847">
              <w:t xml:space="preserve">Number of slots in </w:t>
            </w:r>
            <w:r>
              <w:t>U</w:t>
            </w:r>
            <w:r w:rsidRPr="0EB49847">
              <w:t xml:space="preserve">L </w:t>
            </w:r>
            <w:r>
              <w:t>OF</w:t>
            </w:r>
            <w:r w:rsidRPr="0EB49847">
              <w:t>PU</w:t>
            </w:r>
          </w:p>
        </w:tc>
        <w:tc>
          <w:tcPr>
            <w:tcW w:w="742" w:type="dxa"/>
          </w:tcPr>
          <w:p w14:paraId="0D42CB27" w14:textId="77777777" w:rsidR="000548F5" w:rsidRDefault="000548F5" w:rsidP="000548F5">
            <w:pPr>
              <w:pStyle w:val="a4"/>
            </w:pPr>
          </w:p>
        </w:tc>
      </w:tr>
      <w:tr w:rsidR="000548F5" w:rsidRPr="0037319D" w14:paraId="7711AADA" w14:textId="77777777" w:rsidTr="008E7A4B">
        <w:tc>
          <w:tcPr>
            <w:tcW w:w="950" w:type="dxa"/>
          </w:tcPr>
          <w:p w14:paraId="450B604C" w14:textId="4800B4F8" w:rsidR="000548F5" w:rsidRPr="00753BFF" w:rsidRDefault="000548F5" w:rsidP="000548F5">
            <w:pPr>
              <w:pStyle w:val="a4"/>
              <w:jc w:val="center"/>
            </w:pPr>
            <w:r>
              <w:t>0x104</w:t>
            </w:r>
          </w:p>
        </w:tc>
        <w:tc>
          <w:tcPr>
            <w:tcW w:w="864" w:type="dxa"/>
          </w:tcPr>
          <w:p w14:paraId="607A265D" w14:textId="020D8F7B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91EA70F" w14:textId="65810DBD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7FBCC28" w14:textId="5B29335E" w:rsidR="000548F5" w:rsidRDefault="000548F5" w:rsidP="000548F5">
            <w:pPr>
              <w:pStyle w:val="a4"/>
            </w:pPr>
            <w:r>
              <w:t>SFU_NON_EMPTY_FIFO</w:t>
            </w:r>
          </w:p>
        </w:tc>
        <w:tc>
          <w:tcPr>
            <w:tcW w:w="656" w:type="dxa"/>
          </w:tcPr>
          <w:p w14:paraId="51D3EEFA" w14:textId="47352EFB" w:rsidR="000548F5" w:rsidRPr="00281534" w:rsidRDefault="000548F5" w:rsidP="000548F5">
            <w:pPr>
              <w:pStyle w:val="a4"/>
              <w:jc w:val="center"/>
              <w:rPr>
                <w:lang w:val="ru-RU"/>
              </w:rPr>
            </w:pPr>
            <w:r>
              <w:t>32</w:t>
            </w:r>
          </w:p>
        </w:tc>
        <w:tc>
          <w:tcPr>
            <w:tcW w:w="2392" w:type="dxa"/>
          </w:tcPr>
          <w:p w14:paraId="4A83BB7F" w14:textId="747438B1" w:rsidR="000548F5" w:rsidRPr="007E2DD4" w:rsidRDefault="000548F5" w:rsidP="000548F5">
            <w:pPr>
              <w:pStyle w:val="a4"/>
            </w:pPr>
            <w:r>
              <w:t>Number of frames where start frame signal was received for non-empty FIFOs</w:t>
            </w:r>
          </w:p>
        </w:tc>
        <w:tc>
          <w:tcPr>
            <w:tcW w:w="742" w:type="dxa"/>
          </w:tcPr>
          <w:p w14:paraId="3ABCC656" w14:textId="77777777" w:rsidR="000548F5" w:rsidRDefault="000548F5" w:rsidP="000548F5">
            <w:pPr>
              <w:pStyle w:val="a4"/>
            </w:pPr>
          </w:p>
        </w:tc>
      </w:tr>
      <w:tr w:rsidR="000548F5" w:rsidRPr="0037319D" w14:paraId="427E644C" w14:textId="77777777" w:rsidTr="008E7A4B">
        <w:tc>
          <w:tcPr>
            <w:tcW w:w="950" w:type="dxa"/>
          </w:tcPr>
          <w:p w14:paraId="1E166A8C" w14:textId="3A3F72BF" w:rsidR="000548F5" w:rsidRDefault="000548F5" w:rsidP="000548F5">
            <w:pPr>
              <w:pStyle w:val="a4"/>
              <w:jc w:val="center"/>
            </w:pPr>
            <w:r>
              <w:t>0x105</w:t>
            </w:r>
          </w:p>
        </w:tc>
        <w:tc>
          <w:tcPr>
            <w:tcW w:w="864" w:type="dxa"/>
          </w:tcPr>
          <w:p w14:paraId="5D025127" w14:textId="5A044807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CF02C45" w14:textId="0FD5FFFF" w:rsidR="000548F5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64DF2A81" w14:textId="4864124B" w:rsidR="000548F5" w:rsidRDefault="000548F5" w:rsidP="000548F5">
            <w:pPr>
              <w:pStyle w:val="a4"/>
            </w:pPr>
            <w:r>
              <w:t>SFU_CH_LARGE_SHIFT</w:t>
            </w:r>
          </w:p>
        </w:tc>
        <w:tc>
          <w:tcPr>
            <w:tcW w:w="656" w:type="dxa"/>
          </w:tcPr>
          <w:p w14:paraId="606E9617" w14:textId="061DFCA7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D80DA88" w14:textId="3DE63638" w:rsidR="000548F5" w:rsidRDefault="000548F5" w:rsidP="000548F5">
            <w:pPr>
              <w:pStyle w:val="a4"/>
            </w:pPr>
            <w:r>
              <w:t>Number of clock cycles where the shift between CH0 and CH1 is higher then defined limit (TBD)</w:t>
            </w:r>
          </w:p>
        </w:tc>
        <w:tc>
          <w:tcPr>
            <w:tcW w:w="742" w:type="dxa"/>
          </w:tcPr>
          <w:p w14:paraId="234C55A5" w14:textId="77777777" w:rsidR="000548F5" w:rsidRDefault="000548F5" w:rsidP="000548F5">
            <w:pPr>
              <w:pStyle w:val="a4"/>
            </w:pPr>
          </w:p>
        </w:tc>
      </w:tr>
      <w:tr w:rsidR="000548F5" w:rsidRPr="0037319D" w14:paraId="420B3E45" w14:textId="77777777" w:rsidTr="008E7A4B">
        <w:tc>
          <w:tcPr>
            <w:tcW w:w="950" w:type="dxa"/>
          </w:tcPr>
          <w:p w14:paraId="54EE7336" w14:textId="13960255" w:rsidR="000548F5" w:rsidRDefault="000548F5" w:rsidP="000548F5">
            <w:pPr>
              <w:pStyle w:val="a4"/>
              <w:jc w:val="center"/>
            </w:pPr>
            <w:r>
              <w:t>0x106</w:t>
            </w:r>
          </w:p>
        </w:tc>
        <w:tc>
          <w:tcPr>
            <w:tcW w:w="864" w:type="dxa"/>
          </w:tcPr>
          <w:p w14:paraId="5AC6C93D" w14:textId="0248D98E" w:rsidR="000548F5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17231536" w14:textId="7DA33561" w:rsidR="000548F5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7F1693F" w14:textId="783201AC" w:rsidR="000548F5" w:rsidRDefault="000548F5" w:rsidP="000548F5">
            <w:pPr>
              <w:pStyle w:val="a4"/>
            </w:pPr>
            <w:r>
              <w:t>SFU_EMPTY_FIFO_RD</w:t>
            </w:r>
          </w:p>
        </w:tc>
        <w:tc>
          <w:tcPr>
            <w:tcW w:w="656" w:type="dxa"/>
          </w:tcPr>
          <w:p w14:paraId="435F6B4E" w14:textId="435320AB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EA46BDF" w14:textId="1B4510AA" w:rsidR="000548F5" w:rsidRDefault="000548F5" w:rsidP="000548F5">
            <w:pPr>
              <w:pStyle w:val="a4"/>
            </w:pPr>
            <w:r>
              <w:t>Number of data request from Input FIFO by MACx256</w:t>
            </w:r>
          </w:p>
        </w:tc>
        <w:tc>
          <w:tcPr>
            <w:tcW w:w="742" w:type="dxa"/>
          </w:tcPr>
          <w:p w14:paraId="44CB305D" w14:textId="77777777" w:rsidR="000548F5" w:rsidRDefault="000548F5" w:rsidP="000548F5">
            <w:pPr>
              <w:pStyle w:val="a4"/>
            </w:pPr>
          </w:p>
        </w:tc>
      </w:tr>
      <w:tr w:rsidR="000548F5" w:rsidRPr="0037319D" w14:paraId="53C9DB68" w14:textId="77777777" w:rsidTr="008E7A4B">
        <w:tc>
          <w:tcPr>
            <w:tcW w:w="950" w:type="dxa"/>
          </w:tcPr>
          <w:p w14:paraId="2BDE43D0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08DC41E1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04D81AE0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718BB773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180999D6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435F5F50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3CD85F39" w14:textId="77777777" w:rsidR="000548F5" w:rsidRDefault="000548F5" w:rsidP="000548F5">
            <w:pPr>
              <w:pStyle w:val="a4"/>
            </w:pPr>
          </w:p>
        </w:tc>
      </w:tr>
      <w:tr w:rsidR="000548F5" w:rsidRPr="0037319D" w14:paraId="5164A2F9" w14:textId="77777777" w:rsidTr="008E7A4B">
        <w:tc>
          <w:tcPr>
            <w:tcW w:w="950" w:type="dxa"/>
          </w:tcPr>
          <w:p w14:paraId="3C0B5045" w14:textId="0A467E2E" w:rsidR="000548F5" w:rsidRDefault="000548F5" w:rsidP="000548F5">
            <w:pPr>
              <w:pStyle w:val="a4"/>
              <w:jc w:val="center"/>
            </w:pPr>
            <w:r>
              <w:t>0x108</w:t>
            </w:r>
          </w:p>
        </w:tc>
        <w:tc>
          <w:tcPr>
            <w:tcW w:w="864" w:type="dxa"/>
          </w:tcPr>
          <w:p w14:paraId="1913336C" w14:textId="320447A9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10A86D3C" w14:textId="0604CE87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87356B6" w14:textId="1EC5F223" w:rsidR="000548F5" w:rsidRDefault="000548F5" w:rsidP="000548F5">
            <w:pPr>
              <w:pStyle w:val="a4"/>
            </w:pPr>
            <w:r>
              <w:t>OFPU_0_EMPTY_SLOT_CNT</w:t>
            </w:r>
          </w:p>
        </w:tc>
        <w:tc>
          <w:tcPr>
            <w:tcW w:w="656" w:type="dxa"/>
          </w:tcPr>
          <w:p w14:paraId="6BD25BA2" w14:textId="7A657E3F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01235B0" w14:textId="65BF1A68" w:rsidR="000548F5" w:rsidRPr="0EB49847" w:rsidRDefault="000548F5" w:rsidP="000548F5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>PU 0 when BID params didn’t come</w:t>
            </w:r>
          </w:p>
        </w:tc>
        <w:tc>
          <w:tcPr>
            <w:tcW w:w="742" w:type="dxa"/>
          </w:tcPr>
          <w:p w14:paraId="55A260B3" w14:textId="77777777" w:rsidR="000548F5" w:rsidRDefault="000548F5" w:rsidP="000548F5">
            <w:pPr>
              <w:pStyle w:val="a4"/>
            </w:pPr>
          </w:p>
        </w:tc>
      </w:tr>
      <w:tr w:rsidR="000548F5" w:rsidRPr="0037319D" w14:paraId="2906F767" w14:textId="77777777" w:rsidTr="008E7A4B">
        <w:tc>
          <w:tcPr>
            <w:tcW w:w="950" w:type="dxa"/>
          </w:tcPr>
          <w:p w14:paraId="447D1D83" w14:textId="77FBCACA" w:rsidR="000548F5" w:rsidRDefault="000548F5" w:rsidP="000548F5">
            <w:pPr>
              <w:pStyle w:val="a4"/>
              <w:jc w:val="center"/>
            </w:pPr>
            <w:r>
              <w:t>0x109</w:t>
            </w:r>
          </w:p>
        </w:tc>
        <w:tc>
          <w:tcPr>
            <w:tcW w:w="864" w:type="dxa"/>
          </w:tcPr>
          <w:p w14:paraId="0EE1F512" w14:textId="0FA1F3EA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0D837C26" w14:textId="5F68AEF5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083E71A9" w14:textId="51BFA32D" w:rsidR="000548F5" w:rsidRDefault="000548F5" w:rsidP="000548F5">
            <w:pPr>
              <w:pStyle w:val="a4"/>
            </w:pPr>
            <w:r>
              <w:t>OFPU_0_BID_PARAMS_CNT</w:t>
            </w:r>
          </w:p>
        </w:tc>
        <w:tc>
          <w:tcPr>
            <w:tcW w:w="656" w:type="dxa"/>
          </w:tcPr>
          <w:p w14:paraId="5E9B082E" w14:textId="23A3FE30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C95B7DB" w14:textId="38A3B182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>PU 0</w:t>
            </w:r>
          </w:p>
        </w:tc>
        <w:tc>
          <w:tcPr>
            <w:tcW w:w="742" w:type="dxa"/>
          </w:tcPr>
          <w:p w14:paraId="16BB4306" w14:textId="77777777" w:rsidR="000548F5" w:rsidRDefault="000548F5" w:rsidP="000548F5">
            <w:pPr>
              <w:pStyle w:val="a4"/>
            </w:pPr>
          </w:p>
        </w:tc>
      </w:tr>
      <w:tr w:rsidR="000548F5" w:rsidRPr="0037319D" w14:paraId="579EBC0A" w14:textId="77777777" w:rsidTr="008E7A4B">
        <w:tc>
          <w:tcPr>
            <w:tcW w:w="950" w:type="dxa"/>
          </w:tcPr>
          <w:p w14:paraId="46C6929D" w14:textId="31637FE7" w:rsidR="000548F5" w:rsidRDefault="000548F5" w:rsidP="000548F5">
            <w:pPr>
              <w:pStyle w:val="a4"/>
              <w:jc w:val="center"/>
            </w:pPr>
            <w:r>
              <w:t>0x10A</w:t>
            </w:r>
          </w:p>
        </w:tc>
        <w:tc>
          <w:tcPr>
            <w:tcW w:w="864" w:type="dxa"/>
          </w:tcPr>
          <w:p w14:paraId="4AF364E1" w14:textId="61968299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671EF64" w14:textId="0461802A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0BF9BF80" w14:textId="3429C66E" w:rsidR="000548F5" w:rsidRDefault="000548F5" w:rsidP="000548F5">
            <w:pPr>
              <w:pStyle w:val="a4"/>
            </w:pPr>
            <w:r>
              <w:t>OFPU_0_IN_REQ_CNT</w:t>
            </w:r>
          </w:p>
        </w:tc>
        <w:tc>
          <w:tcPr>
            <w:tcW w:w="656" w:type="dxa"/>
          </w:tcPr>
          <w:p w14:paraId="073441D5" w14:textId="692FB1AD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ACE41EC" w14:textId="22E13E2A" w:rsidR="000548F5" w:rsidRPr="0EB49847" w:rsidRDefault="000548F5" w:rsidP="000548F5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>PU 0</w:t>
            </w:r>
          </w:p>
        </w:tc>
        <w:tc>
          <w:tcPr>
            <w:tcW w:w="742" w:type="dxa"/>
          </w:tcPr>
          <w:p w14:paraId="55C3E7C1" w14:textId="77777777" w:rsidR="000548F5" w:rsidRDefault="000548F5" w:rsidP="000548F5">
            <w:pPr>
              <w:pStyle w:val="a4"/>
            </w:pPr>
          </w:p>
        </w:tc>
      </w:tr>
      <w:tr w:rsidR="000548F5" w:rsidRPr="0037319D" w14:paraId="661E6CAD" w14:textId="77777777" w:rsidTr="008E7A4B">
        <w:tc>
          <w:tcPr>
            <w:tcW w:w="950" w:type="dxa"/>
          </w:tcPr>
          <w:p w14:paraId="7DEBA4FF" w14:textId="02F401AA" w:rsidR="000548F5" w:rsidRDefault="000548F5" w:rsidP="000548F5">
            <w:pPr>
              <w:pStyle w:val="a4"/>
              <w:jc w:val="center"/>
            </w:pPr>
            <w:r>
              <w:t>0x10B</w:t>
            </w:r>
          </w:p>
        </w:tc>
        <w:tc>
          <w:tcPr>
            <w:tcW w:w="864" w:type="dxa"/>
          </w:tcPr>
          <w:p w14:paraId="5425B7CE" w14:textId="4387344A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6094CB3" w14:textId="34EDD8B2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6DD05A52" w14:textId="5EBA8B9C" w:rsidR="000548F5" w:rsidRDefault="000548F5" w:rsidP="000548F5">
            <w:pPr>
              <w:pStyle w:val="a4"/>
            </w:pPr>
            <w:r>
              <w:t>OFPU_0_OUT_AXIS_CNT</w:t>
            </w:r>
          </w:p>
        </w:tc>
        <w:tc>
          <w:tcPr>
            <w:tcW w:w="656" w:type="dxa"/>
          </w:tcPr>
          <w:p w14:paraId="6D26002F" w14:textId="22381356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5E209C7" w14:textId="037D7168" w:rsidR="000548F5" w:rsidRPr="0EB49847" w:rsidRDefault="000548F5" w:rsidP="000548F5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>PU 0</w:t>
            </w:r>
          </w:p>
        </w:tc>
        <w:tc>
          <w:tcPr>
            <w:tcW w:w="742" w:type="dxa"/>
          </w:tcPr>
          <w:p w14:paraId="2B9DF721" w14:textId="77777777" w:rsidR="000548F5" w:rsidRDefault="000548F5" w:rsidP="000548F5">
            <w:pPr>
              <w:pStyle w:val="a4"/>
            </w:pPr>
          </w:p>
        </w:tc>
      </w:tr>
      <w:tr w:rsidR="000548F5" w:rsidRPr="0037319D" w14:paraId="28D7DF7A" w14:textId="77777777" w:rsidTr="008E7A4B">
        <w:tc>
          <w:tcPr>
            <w:tcW w:w="950" w:type="dxa"/>
          </w:tcPr>
          <w:p w14:paraId="44AFFFAE" w14:textId="08E8E83C" w:rsidR="000548F5" w:rsidRDefault="000548F5" w:rsidP="000548F5">
            <w:pPr>
              <w:pStyle w:val="a4"/>
              <w:jc w:val="center"/>
            </w:pPr>
            <w:r>
              <w:lastRenderedPageBreak/>
              <w:t>0x10C</w:t>
            </w:r>
          </w:p>
        </w:tc>
        <w:tc>
          <w:tcPr>
            <w:tcW w:w="864" w:type="dxa"/>
          </w:tcPr>
          <w:p w14:paraId="2EF08B2E" w14:textId="716146EF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D183CCD" w14:textId="3BEB37C2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05E15D31" w14:textId="49C6EDE9" w:rsidR="000548F5" w:rsidRDefault="000548F5" w:rsidP="000548F5">
            <w:pPr>
              <w:pStyle w:val="a4"/>
            </w:pPr>
            <w:r>
              <w:t>OFPU_0_IN_WRITE_EXC</w:t>
            </w:r>
          </w:p>
        </w:tc>
        <w:tc>
          <w:tcPr>
            <w:tcW w:w="656" w:type="dxa"/>
          </w:tcPr>
          <w:p w14:paraId="31C0D6AD" w14:textId="6FA1D4B7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DF87553" w14:textId="1F3ECDF5" w:rsidR="000548F5" w:rsidRPr="0EB49847" w:rsidRDefault="000548F5" w:rsidP="000548F5">
            <w:pPr>
              <w:pStyle w:val="a4"/>
            </w:pPr>
            <w:r>
              <w:t>Number of OFDM symbols with no input to OFPU 0 from MACx256</w:t>
            </w:r>
          </w:p>
        </w:tc>
        <w:tc>
          <w:tcPr>
            <w:tcW w:w="742" w:type="dxa"/>
          </w:tcPr>
          <w:p w14:paraId="4FB9E01F" w14:textId="77777777" w:rsidR="000548F5" w:rsidRDefault="000548F5" w:rsidP="000548F5">
            <w:pPr>
              <w:pStyle w:val="a4"/>
            </w:pPr>
          </w:p>
        </w:tc>
      </w:tr>
      <w:tr w:rsidR="000548F5" w:rsidRPr="0037319D" w14:paraId="3C55B089" w14:textId="77777777" w:rsidTr="008E7A4B">
        <w:tc>
          <w:tcPr>
            <w:tcW w:w="950" w:type="dxa"/>
          </w:tcPr>
          <w:p w14:paraId="06E7CD6B" w14:textId="49EE9A58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05C04622" w14:textId="2C07FFD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3C4F4C09" w14:textId="03248D25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4924CC43" w14:textId="220DB6A5" w:rsidR="000548F5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23BCFBC3" w14:textId="4B0B0F9C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24131E04" w14:textId="6A629809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0C733F72" w14:textId="77777777" w:rsidR="000548F5" w:rsidRDefault="000548F5" w:rsidP="000548F5">
            <w:pPr>
              <w:pStyle w:val="a4"/>
            </w:pPr>
          </w:p>
        </w:tc>
      </w:tr>
      <w:tr w:rsidR="000548F5" w:rsidRPr="0037319D" w14:paraId="106FAF0C" w14:textId="77777777" w:rsidTr="008E7A4B">
        <w:tc>
          <w:tcPr>
            <w:tcW w:w="950" w:type="dxa"/>
          </w:tcPr>
          <w:p w14:paraId="72CBB35C" w14:textId="42D13B5E" w:rsidR="000548F5" w:rsidRDefault="000548F5" w:rsidP="000548F5">
            <w:pPr>
              <w:pStyle w:val="a4"/>
              <w:jc w:val="center"/>
            </w:pPr>
            <w:r>
              <w:t>0x110</w:t>
            </w:r>
          </w:p>
        </w:tc>
        <w:tc>
          <w:tcPr>
            <w:tcW w:w="864" w:type="dxa"/>
          </w:tcPr>
          <w:p w14:paraId="0BACC191" w14:textId="02D4CA57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D8A95F0" w14:textId="38632D9E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48A71637" w14:textId="21E4FB70" w:rsidR="000548F5" w:rsidRDefault="000548F5" w:rsidP="000548F5">
            <w:pPr>
              <w:pStyle w:val="a4"/>
            </w:pPr>
            <w:r>
              <w:t>OFPU_1_EMPTY_SLOT_CNT</w:t>
            </w:r>
          </w:p>
        </w:tc>
        <w:tc>
          <w:tcPr>
            <w:tcW w:w="656" w:type="dxa"/>
          </w:tcPr>
          <w:p w14:paraId="4D0C29E6" w14:textId="74A1CB27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6B0484D" w14:textId="7DFB7EA4" w:rsidR="000548F5" w:rsidRPr="0EB49847" w:rsidRDefault="000548F5" w:rsidP="000548F5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>PU 0 when BID params didn’t come</w:t>
            </w:r>
          </w:p>
        </w:tc>
        <w:tc>
          <w:tcPr>
            <w:tcW w:w="742" w:type="dxa"/>
          </w:tcPr>
          <w:p w14:paraId="13D29375" w14:textId="77777777" w:rsidR="000548F5" w:rsidRDefault="000548F5" w:rsidP="000548F5">
            <w:pPr>
              <w:pStyle w:val="a4"/>
            </w:pPr>
          </w:p>
        </w:tc>
      </w:tr>
      <w:tr w:rsidR="000548F5" w:rsidRPr="0037319D" w14:paraId="414F11E6" w14:textId="77777777" w:rsidTr="008E7A4B">
        <w:tc>
          <w:tcPr>
            <w:tcW w:w="950" w:type="dxa"/>
          </w:tcPr>
          <w:p w14:paraId="73E52669" w14:textId="4743576D" w:rsidR="000548F5" w:rsidRDefault="000548F5" w:rsidP="000548F5">
            <w:pPr>
              <w:pStyle w:val="a4"/>
              <w:jc w:val="center"/>
            </w:pPr>
            <w:r>
              <w:t>0x111</w:t>
            </w:r>
          </w:p>
        </w:tc>
        <w:tc>
          <w:tcPr>
            <w:tcW w:w="864" w:type="dxa"/>
          </w:tcPr>
          <w:p w14:paraId="38FF8DDF" w14:textId="233EE97E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EF26413" w14:textId="3F904F4E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73F6125A" w14:textId="46CD1EF6" w:rsidR="000548F5" w:rsidRDefault="000548F5" w:rsidP="000548F5">
            <w:pPr>
              <w:pStyle w:val="a4"/>
            </w:pPr>
            <w:r>
              <w:t>OFPU_1_BID_PARAMS_CNT</w:t>
            </w:r>
          </w:p>
        </w:tc>
        <w:tc>
          <w:tcPr>
            <w:tcW w:w="656" w:type="dxa"/>
          </w:tcPr>
          <w:p w14:paraId="422B04A6" w14:textId="7A1DC466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75E3B2F" w14:textId="630467D3" w:rsidR="000548F5" w:rsidRPr="0EB49847" w:rsidRDefault="000548F5" w:rsidP="000548F5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>PU 0</w:t>
            </w:r>
          </w:p>
        </w:tc>
        <w:tc>
          <w:tcPr>
            <w:tcW w:w="742" w:type="dxa"/>
          </w:tcPr>
          <w:p w14:paraId="45113C9C" w14:textId="77777777" w:rsidR="000548F5" w:rsidRDefault="000548F5" w:rsidP="000548F5">
            <w:pPr>
              <w:pStyle w:val="a4"/>
            </w:pPr>
          </w:p>
        </w:tc>
      </w:tr>
      <w:tr w:rsidR="000548F5" w:rsidRPr="0037319D" w14:paraId="1E953330" w14:textId="77777777" w:rsidTr="008E7A4B">
        <w:tc>
          <w:tcPr>
            <w:tcW w:w="950" w:type="dxa"/>
          </w:tcPr>
          <w:p w14:paraId="45EFD615" w14:textId="6577536F" w:rsidR="000548F5" w:rsidRDefault="000548F5" w:rsidP="000548F5">
            <w:pPr>
              <w:pStyle w:val="a4"/>
              <w:jc w:val="center"/>
            </w:pPr>
            <w:r>
              <w:t>0x112</w:t>
            </w:r>
          </w:p>
        </w:tc>
        <w:tc>
          <w:tcPr>
            <w:tcW w:w="864" w:type="dxa"/>
          </w:tcPr>
          <w:p w14:paraId="1CF4B2E8" w14:textId="706B32D5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280287F" w14:textId="5B8A0DCA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99E9583" w14:textId="451390D7" w:rsidR="000548F5" w:rsidRDefault="000548F5" w:rsidP="000548F5">
            <w:pPr>
              <w:pStyle w:val="a4"/>
            </w:pPr>
            <w:r>
              <w:t>OFPU_1_IN_REQ_CNT</w:t>
            </w:r>
          </w:p>
        </w:tc>
        <w:tc>
          <w:tcPr>
            <w:tcW w:w="656" w:type="dxa"/>
          </w:tcPr>
          <w:p w14:paraId="13DA825B" w14:textId="5DC15B1A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0C7A6A3" w14:textId="5DD0E450" w:rsidR="000548F5" w:rsidRPr="0EB49847" w:rsidRDefault="000548F5" w:rsidP="000548F5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>PU 0</w:t>
            </w:r>
          </w:p>
        </w:tc>
        <w:tc>
          <w:tcPr>
            <w:tcW w:w="742" w:type="dxa"/>
          </w:tcPr>
          <w:p w14:paraId="4650A34A" w14:textId="77777777" w:rsidR="000548F5" w:rsidRDefault="000548F5" w:rsidP="000548F5">
            <w:pPr>
              <w:pStyle w:val="a4"/>
            </w:pPr>
          </w:p>
        </w:tc>
      </w:tr>
      <w:tr w:rsidR="000548F5" w:rsidRPr="0037319D" w14:paraId="336AA4ED" w14:textId="77777777" w:rsidTr="008E7A4B">
        <w:tc>
          <w:tcPr>
            <w:tcW w:w="950" w:type="dxa"/>
          </w:tcPr>
          <w:p w14:paraId="4938EEA8" w14:textId="65D48135" w:rsidR="000548F5" w:rsidRDefault="000548F5" w:rsidP="000548F5">
            <w:pPr>
              <w:pStyle w:val="a4"/>
              <w:jc w:val="center"/>
            </w:pPr>
            <w:r>
              <w:t>0x113</w:t>
            </w:r>
          </w:p>
        </w:tc>
        <w:tc>
          <w:tcPr>
            <w:tcW w:w="864" w:type="dxa"/>
          </w:tcPr>
          <w:p w14:paraId="28287A66" w14:textId="2167050C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3EC6CF4" w14:textId="083966A5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101C9493" w14:textId="4929CDEE" w:rsidR="000548F5" w:rsidRDefault="000548F5" w:rsidP="000548F5">
            <w:pPr>
              <w:pStyle w:val="a4"/>
            </w:pPr>
            <w:r>
              <w:t>OFPU_1_OUT_AXIS_CNT</w:t>
            </w:r>
          </w:p>
        </w:tc>
        <w:tc>
          <w:tcPr>
            <w:tcW w:w="656" w:type="dxa"/>
          </w:tcPr>
          <w:p w14:paraId="337C8D44" w14:textId="73376114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C443694" w14:textId="2E942AC9" w:rsidR="000548F5" w:rsidRPr="0EB49847" w:rsidRDefault="000548F5" w:rsidP="000548F5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>PU 0</w:t>
            </w:r>
          </w:p>
        </w:tc>
        <w:tc>
          <w:tcPr>
            <w:tcW w:w="742" w:type="dxa"/>
          </w:tcPr>
          <w:p w14:paraId="6FEEB38A" w14:textId="77777777" w:rsidR="000548F5" w:rsidRDefault="000548F5" w:rsidP="000548F5">
            <w:pPr>
              <w:pStyle w:val="a4"/>
            </w:pPr>
          </w:p>
        </w:tc>
      </w:tr>
      <w:tr w:rsidR="000548F5" w:rsidRPr="0037319D" w14:paraId="3AA26A11" w14:textId="77777777" w:rsidTr="008E7A4B">
        <w:tc>
          <w:tcPr>
            <w:tcW w:w="950" w:type="dxa"/>
          </w:tcPr>
          <w:p w14:paraId="6A9A8986" w14:textId="3747E6D7" w:rsidR="000548F5" w:rsidRDefault="000548F5" w:rsidP="000548F5">
            <w:pPr>
              <w:pStyle w:val="a4"/>
              <w:jc w:val="center"/>
            </w:pPr>
            <w:r>
              <w:t>0x114</w:t>
            </w:r>
          </w:p>
        </w:tc>
        <w:tc>
          <w:tcPr>
            <w:tcW w:w="864" w:type="dxa"/>
          </w:tcPr>
          <w:p w14:paraId="459AD756" w14:textId="257DE0C5" w:rsidR="000548F5" w:rsidRPr="0EB49847" w:rsidRDefault="000548F5" w:rsidP="000548F5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6043C92B" w14:textId="6924A3FB" w:rsidR="000548F5" w:rsidRPr="0EB49847" w:rsidRDefault="000548F5" w:rsidP="000548F5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389690A" w14:textId="712D7CA0" w:rsidR="000548F5" w:rsidRDefault="000548F5" w:rsidP="000548F5">
            <w:pPr>
              <w:pStyle w:val="a4"/>
            </w:pPr>
            <w:r>
              <w:t>OFPU_1_IN_WRITE_EXC</w:t>
            </w:r>
          </w:p>
        </w:tc>
        <w:tc>
          <w:tcPr>
            <w:tcW w:w="656" w:type="dxa"/>
          </w:tcPr>
          <w:p w14:paraId="698F661E" w14:textId="32EB398C" w:rsidR="000548F5" w:rsidRPr="0EB49847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D4D83A9" w14:textId="050B8E6C" w:rsidR="000548F5" w:rsidRPr="0EB49847" w:rsidRDefault="000548F5" w:rsidP="000548F5">
            <w:pPr>
              <w:pStyle w:val="a4"/>
            </w:pPr>
            <w:r>
              <w:t>Number of OFDM symbols with no input to OFPU 0 from MACx256</w:t>
            </w:r>
          </w:p>
        </w:tc>
        <w:tc>
          <w:tcPr>
            <w:tcW w:w="742" w:type="dxa"/>
          </w:tcPr>
          <w:p w14:paraId="61C0C069" w14:textId="77777777" w:rsidR="000548F5" w:rsidRDefault="000548F5" w:rsidP="000548F5">
            <w:pPr>
              <w:pStyle w:val="a4"/>
            </w:pPr>
          </w:p>
        </w:tc>
      </w:tr>
      <w:tr w:rsidR="000548F5" w:rsidRPr="0037319D" w14:paraId="0615B717" w14:textId="77777777" w:rsidTr="008E7A4B">
        <w:tc>
          <w:tcPr>
            <w:tcW w:w="950" w:type="dxa"/>
          </w:tcPr>
          <w:p w14:paraId="4ADB57E1" w14:textId="77777777" w:rsidR="000548F5" w:rsidRDefault="000548F5" w:rsidP="000548F5">
            <w:pPr>
              <w:pStyle w:val="a4"/>
              <w:jc w:val="center"/>
            </w:pPr>
          </w:p>
        </w:tc>
        <w:tc>
          <w:tcPr>
            <w:tcW w:w="864" w:type="dxa"/>
          </w:tcPr>
          <w:p w14:paraId="5BC73677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693" w:type="dxa"/>
          </w:tcPr>
          <w:p w14:paraId="04816A5F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3737" w:type="dxa"/>
          </w:tcPr>
          <w:p w14:paraId="73DA6AA4" w14:textId="77777777" w:rsidR="000548F5" w:rsidRDefault="000548F5" w:rsidP="000548F5">
            <w:pPr>
              <w:pStyle w:val="a4"/>
            </w:pPr>
          </w:p>
        </w:tc>
        <w:tc>
          <w:tcPr>
            <w:tcW w:w="656" w:type="dxa"/>
          </w:tcPr>
          <w:p w14:paraId="1D3A1542" w14:textId="77777777" w:rsidR="000548F5" w:rsidRPr="0EB49847" w:rsidRDefault="000548F5" w:rsidP="000548F5">
            <w:pPr>
              <w:pStyle w:val="a4"/>
              <w:jc w:val="center"/>
            </w:pPr>
          </w:p>
        </w:tc>
        <w:tc>
          <w:tcPr>
            <w:tcW w:w="2392" w:type="dxa"/>
          </w:tcPr>
          <w:p w14:paraId="584E4C3B" w14:textId="77777777" w:rsidR="000548F5" w:rsidRPr="0EB49847" w:rsidRDefault="000548F5" w:rsidP="000548F5">
            <w:pPr>
              <w:pStyle w:val="a4"/>
            </w:pPr>
          </w:p>
        </w:tc>
        <w:tc>
          <w:tcPr>
            <w:tcW w:w="742" w:type="dxa"/>
          </w:tcPr>
          <w:p w14:paraId="4ECF69AB" w14:textId="77777777" w:rsidR="000548F5" w:rsidRDefault="000548F5" w:rsidP="000548F5">
            <w:pPr>
              <w:pStyle w:val="a4"/>
            </w:pPr>
          </w:p>
        </w:tc>
      </w:tr>
      <w:tr w:rsidR="00937012" w:rsidRPr="0037319D" w14:paraId="4B0B3D91" w14:textId="77777777" w:rsidTr="00332C22">
        <w:tc>
          <w:tcPr>
            <w:tcW w:w="950" w:type="dxa"/>
          </w:tcPr>
          <w:p w14:paraId="3A1365CA" w14:textId="245222A3" w:rsidR="00937012" w:rsidRDefault="00937012" w:rsidP="00332C22">
            <w:pPr>
              <w:pStyle w:val="a4"/>
              <w:jc w:val="center"/>
            </w:pPr>
            <w:r>
              <w:t>0x118</w:t>
            </w:r>
          </w:p>
        </w:tc>
        <w:tc>
          <w:tcPr>
            <w:tcW w:w="864" w:type="dxa"/>
          </w:tcPr>
          <w:p w14:paraId="1534D7DE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274A1F31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619B4F79" w14:textId="0094E993" w:rsidR="00937012" w:rsidRDefault="00937012" w:rsidP="00332C22">
            <w:pPr>
              <w:pStyle w:val="a4"/>
            </w:pPr>
            <w:r>
              <w:t>OFPU_2_EMPTY_SLOT_CNT</w:t>
            </w:r>
          </w:p>
        </w:tc>
        <w:tc>
          <w:tcPr>
            <w:tcW w:w="656" w:type="dxa"/>
          </w:tcPr>
          <w:p w14:paraId="1E44C966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FEF0BDF" w14:textId="30766679" w:rsidR="00937012" w:rsidRPr="0EB49847" w:rsidRDefault="00937012" w:rsidP="00332C22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 xml:space="preserve">PU </w:t>
            </w:r>
            <w:r>
              <w:t>2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20A73E3C" w14:textId="77777777" w:rsidR="00937012" w:rsidRDefault="00937012" w:rsidP="00332C22">
            <w:pPr>
              <w:pStyle w:val="a4"/>
            </w:pPr>
          </w:p>
        </w:tc>
      </w:tr>
      <w:tr w:rsidR="00937012" w:rsidRPr="0037319D" w14:paraId="49D94EBE" w14:textId="77777777" w:rsidTr="00332C22">
        <w:tc>
          <w:tcPr>
            <w:tcW w:w="950" w:type="dxa"/>
          </w:tcPr>
          <w:p w14:paraId="0945BF3E" w14:textId="0025DF0A" w:rsidR="00937012" w:rsidRDefault="00937012" w:rsidP="00332C22">
            <w:pPr>
              <w:pStyle w:val="a4"/>
              <w:jc w:val="center"/>
            </w:pPr>
            <w:r>
              <w:t>0x119</w:t>
            </w:r>
          </w:p>
        </w:tc>
        <w:tc>
          <w:tcPr>
            <w:tcW w:w="864" w:type="dxa"/>
          </w:tcPr>
          <w:p w14:paraId="53C65FA6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C5050FF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04043D8" w14:textId="5C7753F8" w:rsidR="00937012" w:rsidRDefault="00937012" w:rsidP="00332C22">
            <w:pPr>
              <w:pStyle w:val="a4"/>
            </w:pPr>
            <w:r>
              <w:t>OFPU_2_BID_PARAMS_CNT</w:t>
            </w:r>
          </w:p>
        </w:tc>
        <w:tc>
          <w:tcPr>
            <w:tcW w:w="656" w:type="dxa"/>
          </w:tcPr>
          <w:p w14:paraId="2C777D07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F043AEC" w14:textId="1EFE2844" w:rsidR="00937012" w:rsidRPr="0EB49847" w:rsidRDefault="00937012" w:rsidP="00332C22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 xml:space="preserve">PU </w:t>
            </w:r>
            <w:r>
              <w:t>2</w:t>
            </w:r>
          </w:p>
        </w:tc>
        <w:tc>
          <w:tcPr>
            <w:tcW w:w="742" w:type="dxa"/>
          </w:tcPr>
          <w:p w14:paraId="60557794" w14:textId="77777777" w:rsidR="00937012" w:rsidRDefault="00937012" w:rsidP="00332C22">
            <w:pPr>
              <w:pStyle w:val="a4"/>
            </w:pPr>
          </w:p>
        </w:tc>
      </w:tr>
      <w:tr w:rsidR="00937012" w:rsidRPr="0037319D" w14:paraId="078CDB28" w14:textId="77777777" w:rsidTr="00332C22">
        <w:tc>
          <w:tcPr>
            <w:tcW w:w="950" w:type="dxa"/>
          </w:tcPr>
          <w:p w14:paraId="30AEB108" w14:textId="7FF99888" w:rsidR="00937012" w:rsidRDefault="00937012" w:rsidP="00332C22">
            <w:pPr>
              <w:pStyle w:val="a4"/>
              <w:jc w:val="center"/>
            </w:pPr>
            <w:r>
              <w:t>0x11A</w:t>
            </w:r>
          </w:p>
        </w:tc>
        <w:tc>
          <w:tcPr>
            <w:tcW w:w="864" w:type="dxa"/>
          </w:tcPr>
          <w:p w14:paraId="38CA49DC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380617A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F285605" w14:textId="07B3A547" w:rsidR="00937012" w:rsidRDefault="00937012" w:rsidP="00332C22">
            <w:pPr>
              <w:pStyle w:val="a4"/>
            </w:pPr>
            <w:r>
              <w:t>OFPU_2_IN_REQ_CNT</w:t>
            </w:r>
          </w:p>
        </w:tc>
        <w:tc>
          <w:tcPr>
            <w:tcW w:w="656" w:type="dxa"/>
          </w:tcPr>
          <w:p w14:paraId="3978C958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9D11267" w14:textId="38A5E27E" w:rsidR="00937012" w:rsidRPr="0EB49847" w:rsidRDefault="00937012" w:rsidP="00332C22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 xml:space="preserve">PU </w:t>
            </w:r>
            <w:r>
              <w:t>2</w:t>
            </w:r>
          </w:p>
        </w:tc>
        <w:tc>
          <w:tcPr>
            <w:tcW w:w="742" w:type="dxa"/>
          </w:tcPr>
          <w:p w14:paraId="14BBE6AB" w14:textId="77777777" w:rsidR="00937012" w:rsidRDefault="00937012" w:rsidP="00332C22">
            <w:pPr>
              <w:pStyle w:val="a4"/>
            </w:pPr>
          </w:p>
        </w:tc>
      </w:tr>
      <w:tr w:rsidR="00937012" w:rsidRPr="0037319D" w14:paraId="51F98B08" w14:textId="77777777" w:rsidTr="00332C22">
        <w:tc>
          <w:tcPr>
            <w:tcW w:w="950" w:type="dxa"/>
          </w:tcPr>
          <w:p w14:paraId="41C04760" w14:textId="10B89FFE" w:rsidR="00937012" w:rsidRDefault="00937012" w:rsidP="00332C22">
            <w:pPr>
              <w:pStyle w:val="a4"/>
              <w:jc w:val="center"/>
            </w:pPr>
            <w:r>
              <w:t>0x11B</w:t>
            </w:r>
          </w:p>
        </w:tc>
        <w:tc>
          <w:tcPr>
            <w:tcW w:w="864" w:type="dxa"/>
          </w:tcPr>
          <w:p w14:paraId="087F1069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0DA53A27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16B4B1E1" w14:textId="2F3CE90E" w:rsidR="00937012" w:rsidRDefault="00937012" w:rsidP="00332C22">
            <w:pPr>
              <w:pStyle w:val="a4"/>
            </w:pPr>
            <w:r>
              <w:t>OFPU_2_OUT_AXIS_CNT</w:t>
            </w:r>
          </w:p>
        </w:tc>
        <w:tc>
          <w:tcPr>
            <w:tcW w:w="656" w:type="dxa"/>
          </w:tcPr>
          <w:p w14:paraId="2D18B1B2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2765D2E8" w14:textId="2C880D66" w:rsidR="00937012" w:rsidRPr="0EB49847" w:rsidRDefault="00937012" w:rsidP="00332C22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 xml:space="preserve">PU </w:t>
            </w:r>
            <w:r>
              <w:t>2</w:t>
            </w:r>
          </w:p>
        </w:tc>
        <w:tc>
          <w:tcPr>
            <w:tcW w:w="742" w:type="dxa"/>
          </w:tcPr>
          <w:p w14:paraId="0858CE93" w14:textId="77777777" w:rsidR="00937012" w:rsidRDefault="00937012" w:rsidP="00332C22">
            <w:pPr>
              <w:pStyle w:val="a4"/>
            </w:pPr>
          </w:p>
        </w:tc>
      </w:tr>
      <w:tr w:rsidR="00937012" w:rsidRPr="0037319D" w14:paraId="078E041C" w14:textId="77777777" w:rsidTr="00332C22">
        <w:tc>
          <w:tcPr>
            <w:tcW w:w="950" w:type="dxa"/>
          </w:tcPr>
          <w:p w14:paraId="6D57A37F" w14:textId="1839FF04" w:rsidR="00937012" w:rsidRDefault="00937012" w:rsidP="00332C22">
            <w:pPr>
              <w:pStyle w:val="a4"/>
              <w:jc w:val="center"/>
            </w:pPr>
            <w:r>
              <w:t>0x11C</w:t>
            </w:r>
          </w:p>
        </w:tc>
        <w:tc>
          <w:tcPr>
            <w:tcW w:w="864" w:type="dxa"/>
          </w:tcPr>
          <w:p w14:paraId="56282710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D6F6841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15FF5E7B" w14:textId="08B0A6D5" w:rsidR="00937012" w:rsidRDefault="00937012" w:rsidP="00332C22">
            <w:pPr>
              <w:pStyle w:val="a4"/>
            </w:pPr>
            <w:r>
              <w:t>OFPU_2_IN_WRITE_EXC</w:t>
            </w:r>
          </w:p>
        </w:tc>
        <w:tc>
          <w:tcPr>
            <w:tcW w:w="656" w:type="dxa"/>
          </w:tcPr>
          <w:p w14:paraId="00D8587F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6C7C261" w14:textId="37F96293" w:rsidR="00937012" w:rsidRPr="0EB49847" w:rsidRDefault="00937012" w:rsidP="00332C22">
            <w:pPr>
              <w:pStyle w:val="a4"/>
            </w:pPr>
            <w:r>
              <w:t>Number of OFDM symbols with no input to OFPU 2 from MACx256</w:t>
            </w:r>
          </w:p>
        </w:tc>
        <w:tc>
          <w:tcPr>
            <w:tcW w:w="742" w:type="dxa"/>
          </w:tcPr>
          <w:p w14:paraId="3878A63B" w14:textId="77777777" w:rsidR="00937012" w:rsidRDefault="00937012" w:rsidP="00332C22">
            <w:pPr>
              <w:pStyle w:val="a4"/>
            </w:pPr>
          </w:p>
        </w:tc>
      </w:tr>
      <w:tr w:rsidR="00937012" w:rsidRPr="0037319D" w14:paraId="3236BC26" w14:textId="77777777" w:rsidTr="00332C22">
        <w:tc>
          <w:tcPr>
            <w:tcW w:w="950" w:type="dxa"/>
          </w:tcPr>
          <w:p w14:paraId="6E4059B8" w14:textId="77777777" w:rsidR="00937012" w:rsidRDefault="00937012" w:rsidP="00332C22">
            <w:pPr>
              <w:pStyle w:val="a4"/>
              <w:jc w:val="center"/>
            </w:pPr>
          </w:p>
        </w:tc>
        <w:tc>
          <w:tcPr>
            <w:tcW w:w="864" w:type="dxa"/>
          </w:tcPr>
          <w:p w14:paraId="35BEE6D9" w14:textId="77777777" w:rsidR="00937012" w:rsidRPr="0EB49847" w:rsidRDefault="00937012" w:rsidP="00332C22">
            <w:pPr>
              <w:pStyle w:val="a4"/>
              <w:jc w:val="center"/>
            </w:pPr>
          </w:p>
        </w:tc>
        <w:tc>
          <w:tcPr>
            <w:tcW w:w="693" w:type="dxa"/>
          </w:tcPr>
          <w:p w14:paraId="77AAE82C" w14:textId="77777777" w:rsidR="00937012" w:rsidRPr="0EB49847" w:rsidRDefault="00937012" w:rsidP="00332C22">
            <w:pPr>
              <w:pStyle w:val="a4"/>
              <w:jc w:val="center"/>
            </w:pPr>
          </w:p>
        </w:tc>
        <w:tc>
          <w:tcPr>
            <w:tcW w:w="3737" w:type="dxa"/>
          </w:tcPr>
          <w:p w14:paraId="7299DBEA" w14:textId="77777777" w:rsidR="00937012" w:rsidRDefault="00937012" w:rsidP="00332C22">
            <w:pPr>
              <w:pStyle w:val="a4"/>
            </w:pPr>
          </w:p>
        </w:tc>
        <w:tc>
          <w:tcPr>
            <w:tcW w:w="656" w:type="dxa"/>
          </w:tcPr>
          <w:p w14:paraId="13968AA2" w14:textId="77777777" w:rsidR="00937012" w:rsidRPr="0EB49847" w:rsidRDefault="00937012" w:rsidP="00332C22">
            <w:pPr>
              <w:pStyle w:val="a4"/>
              <w:jc w:val="center"/>
            </w:pPr>
          </w:p>
        </w:tc>
        <w:tc>
          <w:tcPr>
            <w:tcW w:w="2392" w:type="dxa"/>
          </w:tcPr>
          <w:p w14:paraId="11512E9D" w14:textId="77777777" w:rsidR="00937012" w:rsidRPr="0EB49847" w:rsidRDefault="00937012" w:rsidP="00332C22">
            <w:pPr>
              <w:pStyle w:val="a4"/>
            </w:pPr>
          </w:p>
        </w:tc>
        <w:tc>
          <w:tcPr>
            <w:tcW w:w="742" w:type="dxa"/>
          </w:tcPr>
          <w:p w14:paraId="7275F4A1" w14:textId="77777777" w:rsidR="00937012" w:rsidRDefault="00937012" w:rsidP="00332C22">
            <w:pPr>
              <w:pStyle w:val="a4"/>
            </w:pPr>
          </w:p>
        </w:tc>
      </w:tr>
      <w:tr w:rsidR="00937012" w:rsidRPr="0037319D" w14:paraId="014A87DD" w14:textId="77777777" w:rsidTr="00332C22">
        <w:tc>
          <w:tcPr>
            <w:tcW w:w="950" w:type="dxa"/>
          </w:tcPr>
          <w:p w14:paraId="78DCDACA" w14:textId="51EE0F97" w:rsidR="00937012" w:rsidRDefault="00937012" w:rsidP="00332C22">
            <w:pPr>
              <w:pStyle w:val="a4"/>
              <w:jc w:val="center"/>
            </w:pPr>
            <w:r>
              <w:t>0x120</w:t>
            </w:r>
          </w:p>
        </w:tc>
        <w:tc>
          <w:tcPr>
            <w:tcW w:w="864" w:type="dxa"/>
          </w:tcPr>
          <w:p w14:paraId="4BC2612E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B170DD4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E7A8257" w14:textId="58F01086" w:rsidR="00937012" w:rsidRDefault="00937012" w:rsidP="00332C22">
            <w:pPr>
              <w:pStyle w:val="a4"/>
            </w:pPr>
            <w:r>
              <w:t>OFPU_3_EMPTY_SLOT_CNT</w:t>
            </w:r>
          </w:p>
        </w:tc>
        <w:tc>
          <w:tcPr>
            <w:tcW w:w="656" w:type="dxa"/>
          </w:tcPr>
          <w:p w14:paraId="7CE7150D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81F7E92" w14:textId="5644B11C" w:rsidR="00937012" w:rsidRPr="0EB49847" w:rsidRDefault="00937012" w:rsidP="00332C22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 xml:space="preserve">PU </w:t>
            </w:r>
            <w:r>
              <w:t>3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7B4781C6" w14:textId="77777777" w:rsidR="00937012" w:rsidRDefault="00937012" w:rsidP="00332C22">
            <w:pPr>
              <w:pStyle w:val="a4"/>
            </w:pPr>
          </w:p>
        </w:tc>
      </w:tr>
      <w:tr w:rsidR="00937012" w:rsidRPr="0037319D" w14:paraId="0C10CB98" w14:textId="77777777" w:rsidTr="00332C22">
        <w:tc>
          <w:tcPr>
            <w:tcW w:w="950" w:type="dxa"/>
          </w:tcPr>
          <w:p w14:paraId="234AD160" w14:textId="04D26CEC" w:rsidR="00937012" w:rsidRDefault="00937012" w:rsidP="00332C22">
            <w:pPr>
              <w:pStyle w:val="a4"/>
              <w:jc w:val="center"/>
            </w:pPr>
            <w:r>
              <w:t>0x121</w:t>
            </w:r>
          </w:p>
        </w:tc>
        <w:tc>
          <w:tcPr>
            <w:tcW w:w="864" w:type="dxa"/>
          </w:tcPr>
          <w:p w14:paraId="084F0A2D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B460519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83E80BD" w14:textId="5B447424" w:rsidR="00937012" w:rsidRDefault="00937012" w:rsidP="00332C22">
            <w:pPr>
              <w:pStyle w:val="a4"/>
            </w:pPr>
            <w:r>
              <w:t>OFPU_3_BID_PARAMS_CNT</w:t>
            </w:r>
          </w:p>
        </w:tc>
        <w:tc>
          <w:tcPr>
            <w:tcW w:w="656" w:type="dxa"/>
          </w:tcPr>
          <w:p w14:paraId="00DD9CFE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50DC76F1" w14:textId="7A381309" w:rsidR="00937012" w:rsidRPr="0EB49847" w:rsidRDefault="00937012" w:rsidP="00332C22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 xml:space="preserve">PU </w:t>
            </w:r>
            <w:r>
              <w:t>3</w:t>
            </w:r>
          </w:p>
        </w:tc>
        <w:tc>
          <w:tcPr>
            <w:tcW w:w="742" w:type="dxa"/>
          </w:tcPr>
          <w:p w14:paraId="34CBDE02" w14:textId="77777777" w:rsidR="00937012" w:rsidRDefault="00937012" w:rsidP="00332C22">
            <w:pPr>
              <w:pStyle w:val="a4"/>
            </w:pPr>
          </w:p>
        </w:tc>
      </w:tr>
      <w:tr w:rsidR="00937012" w:rsidRPr="0037319D" w14:paraId="287FB8A7" w14:textId="77777777" w:rsidTr="00332C22">
        <w:tc>
          <w:tcPr>
            <w:tcW w:w="950" w:type="dxa"/>
          </w:tcPr>
          <w:p w14:paraId="7B5F4A07" w14:textId="5399B295" w:rsidR="00937012" w:rsidRDefault="00937012" w:rsidP="00332C22">
            <w:pPr>
              <w:pStyle w:val="a4"/>
              <w:jc w:val="center"/>
            </w:pPr>
            <w:r>
              <w:t>0x122</w:t>
            </w:r>
          </w:p>
        </w:tc>
        <w:tc>
          <w:tcPr>
            <w:tcW w:w="864" w:type="dxa"/>
          </w:tcPr>
          <w:p w14:paraId="11A7D725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6EF56FCB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58CEB847" w14:textId="6559182D" w:rsidR="00937012" w:rsidRDefault="00937012" w:rsidP="00332C22">
            <w:pPr>
              <w:pStyle w:val="a4"/>
            </w:pPr>
            <w:r>
              <w:t>OFPU_3_IN_REQ_CNT</w:t>
            </w:r>
          </w:p>
        </w:tc>
        <w:tc>
          <w:tcPr>
            <w:tcW w:w="656" w:type="dxa"/>
          </w:tcPr>
          <w:p w14:paraId="0D806D9D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12F9D024" w14:textId="16299B48" w:rsidR="00937012" w:rsidRPr="0EB49847" w:rsidRDefault="00937012" w:rsidP="00332C22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 xml:space="preserve">PU </w:t>
            </w:r>
            <w:r>
              <w:t>3</w:t>
            </w:r>
          </w:p>
        </w:tc>
        <w:tc>
          <w:tcPr>
            <w:tcW w:w="742" w:type="dxa"/>
          </w:tcPr>
          <w:p w14:paraId="14B2C016" w14:textId="77777777" w:rsidR="00937012" w:rsidRDefault="00937012" w:rsidP="00332C22">
            <w:pPr>
              <w:pStyle w:val="a4"/>
            </w:pPr>
          </w:p>
        </w:tc>
      </w:tr>
      <w:tr w:rsidR="00937012" w:rsidRPr="0037319D" w14:paraId="264296A9" w14:textId="77777777" w:rsidTr="00332C22">
        <w:tc>
          <w:tcPr>
            <w:tcW w:w="950" w:type="dxa"/>
          </w:tcPr>
          <w:p w14:paraId="46DB9C09" w14:textId="1CC0741C" w:rsidR="00937012" w:rsidRDefault="00937012" w:rsidP="00332C22">
            <w:pPr>
              <w:pStyle w:val="a4"/>
              <w:jc w:val="center"/>
            </w:pPr>
            <w:r>
              <w:t>0x123</w:t>
            </w:r>
          </w:p>
        </w:tc>
        <w:tc>
          <w:tcPr>
            <w:tcW w:w="864" w:type="dxa"/>
          </w:tcPr>
          <w:p w14:paraId="71FDD60A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209367E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67C592A" w14:textId="20FFD2F7" w:rsidR="00937012" w:rsidRDefault="00937012" w:rsidP="00332C22">
            <w:pPr>
              <w:pStyle w:val="a4"/>
            </w:pPr>
            <w:r>
              <w:t>OFPU_3_OUT_AXIS_CNT</w:t>
            </w:r>
          </w:p>
        </w:tc>
        <w:tc>
          <w:tcPr>
            <w:tcW w:w="656" w:type="dxa"/>
          </w:tcPr>
          <w:p w14:paraId="0B756E7D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31C56CD" w14:textId="329191CF" w:rsidR="00937012" w:rsidRPr="0EB49847" w:rsidRDefault="00937012" w:rsidP="00332C22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 xml:space="preserve">PU </w:t>
            </w:r>
            <w:r>
              <w:t>3</w:t>
            </w:r>
          </w:p>
        </w:tc>
        <w:tc>
          <w:tcPr>
            <w:tcW w:w="742" w:type="dxa"/>
          </w:tcPr>
          <w:p w14:paraId="613AC273" w14:textId="77777777" w:rsidR="00937012" w:rsidRDefault="00937012" w:rsidP="00332C22">
            <w:pPr>
              <w:pStyle w:val="a4"/>
            </w:pPr>
          </w:p>
        </w:tc>
      </w:tr>
      <w:tr w:rsidR="00937012" w:rsidRPr="0037319D" w14:paraId="2921A7A9" w14:textId="77777777" w:rsidTr="00332C22">
        <w:tc>
          <w:tcPr>
            <w:tcW w:w="950" w:type="dxa"/>
          </w:tcPr>
          <w:p w14:paraId="639AA5E9" w14:textId="282B29C9" w:rsidR="00937012" w:rsidRDefault="00937012" w:rsidP="00332C22">
            <w:pPr>
              <w:pStyle w:val="a4"/>
              <w:jc w:val="center"/>
            </w:pPr>
            <w:r>
              <w:lastRenderedPageBreak/>
              <w:t>0x124</w:t>
            </w:r>
          </w:p>
        </w:tc>
        <w:tc>
          <w:tcPr>
            <w:tcW w:w="864" w:type="dxa"/>
          </w:tcPr>
          <w:p w14:paraId="3EDBD7A7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12ECECC0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6433561" w14:textId="01A4A4E5" w:rsidR="00937012" w:rsidRDefault="00937012" w:rsidP="00332C22">
            <w:pPr>
              <w:pStyle w:val="a4"/>
            </w:pPr>
            <w:r>
              <w:t>OFPU_3_IN_WRITE_EXC</w:t>
            </w:r>
          </w:p>
        </w:tc>
        <w:tc>
          <w:tcPr>
            <w:tcW w:w="656" w:type="dxa"/>
          </w:tcPr>
          <w:p w14:paraId="7B63837B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3B7FD32" w14:textId="56E65F05" w:rsidR="00937012" w:rsidRPr="0EB49847" w:rsidRDefault="00937012" w:rsidP="00332C22">
            <w:pPr>
              <w:pStyle w:val="a4"/>
            </w:pPr>
            <w:r>
              <w:t>Number of OFDM symbols with no input to OFPU 3 from MACx256</w:t>
            </w:r>
          </w:p>
        </w:tc>
        <w:tc>
          <w:tcPr>
            <w:tcW w:w="742" w:type="dxa"/>
          </w:tcPr>
          <w:p w14:paraId="34793637" w14:textId="77777777" w:rsidR="00937012" w:rsidRDefault="00937012" w:rsidP="00332C22">
            <w:pPr>
              <w:pStyle w:val="a4"/>
            </w:pPr>
          </w:p>
        </w:tc>
      </w:tr>
      <w:tr w:rsidR="00937012" w:rsidRPr="0037319D" w14:paraId="559B6BBD" w14:textId="77777777" w:rsidTr="00332C22">
        <w:tc>
          <w:tcPr>
            <w:tcW w:w="950" w:type="dxa"/>
          </w:tcPr>
          <w:p w14:paraId="679D386D" w14:textId="77777777" w:rsidR="00937012" w:rsidRDefault="00937012" w:rsidP="00332C22">
            <w:pPr>
              <w:pStyle w:val="a4"/>
              <w:jc w:val="center"/>
            </w:pPr>
          </w:p>
        </w:tc>
        <w:tc>
          <w:tcPr>
            <w:tcW w:w="864" w:type="dxa"/>
          </w:tcPr>
          <w:p w14:paraId="158A9719" w14:textId="77777777" w:rsidR="00937012" w:rsidRDefault="00937012" w:rsidP="00332C22">
            <w:pPr>
              <w:pStyle w:val="a4"/>
              <w:jc w:val="center"/>
            </w:pPr>
          </w:p>
        </w:tc>
        <w:tc>
          <w:tcPr>
            <w:tcW w:w="693" w:type="dxa"/>
          </w:tcPr>
          <w:p w14:paraId="00D36A56" w14:textId="77777777" w:rsidR="00937012" w:rsidRDefault="00937012" w:rsidP="00332C22">
            <w:pPr>
              <w:pStyle w:val="a4"/>
              <w:jc w:val="center"/>
            </w:pPr>
          </w:p>
        </w:tc>
        <w:tc>
          <w:tcPr>
            <w:tcW w:w="3737" w:type="dxa"/>
          </w:tcPr>
          <w:p w14:paraId="49A306F6" w14:textId="77777777" w:rsidR="00937012" w:rsidRDefault="00937012" w:rsidP="00332C22">
            <w:pPr>
              <w:pStyle w:val="a4"/>
            </w:pPr>
          </w:p>
        </w:tc>
        <w:tc>
          <w:tcPr>
            <w:tcW w:w="656" w:type="dxa"/>
          </w:tcPr>
          <w:p w14:paraId="0E4EDB2C" w14:textId="77777777" w:rsidR="00937012" w:rsidRDefault="00937012" w:rsidP="00332C22">
            <w:pPr>
              <w:pStyle w:val="a4"/>
              <w:jc w:val="center"/>
            </w:pPr>
          </w:p>
        </w:tc>
        <w:tc>
          <w:tcPr>
            <w:tcW w:w="2392" w:type="dxa"/>
          </w:tcPr>
          <w:p w14:paraId="023AD0B9" w14:textId="77777777" w:rsidR="00937012" w:rsidRDefault="00937012" w:rsidP="00332C22">
            <w:pPr>
              <w:pStyle w:val="a4"/>
            </w:pPr>
          </w:p>
        </w:tc>
        <w:tc>
          <w:tcPr>
            <w:tcW w:w="742" w:type="dxa"/>
          </w:tcPr>
          <w:p w14:paraId="2566035A" w14:textId="77777777" w:rsidR="00937012" w:rsidRDefault="00937012" w:rsidP="00332C22">
            <w:pPr>
              <w:pStyle w:val="a4"/>
            </w:pPr>
          </w:p>
        </w:tc>
      </w:tr>
      <w:tr w:rsidR="00937012" w:rsidRPr="0037319D" w14:paraId="4FEE13D4" w14:textId="77777777" w:rsidTr="00332C22">
        <w:tc>
          <w:tcPr>
            <w:tcW w:w="950" w:type="dxa"/>
          </w:tcPr>
          <w:p w14:paraId="46810C8C" w14:textId="6422ACF1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2</w:t>
            </w:r>
            <w:r>
              <w:t>8</w:t>
            </w:r>
          </w:p>
        </w:tc>
        <w:tc>
          <w:tcPr>
            <w:tcW w:w="864" w:type="dxa"/>
          </w:tcPr>
          <w:p w14:paraId="5FCB3D5C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12FDDED9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05AD7F1" w14:textId="20B5D95F" w:rsidR="00937012" w:rsidRDefault="00937012" w:rsidP="00332C22">
            <w:pPr>
              <w:pStyle w:val="a4"/>
            </w:pPr>
            <w:r>
              <w:t>OFPU_</w:t>
            </w:r>
            <w:r w:rsidR="00777DEF">
              <w:t>4</w:t>
            </w:r>
            <w:r>
              <w:t>_EMPTY_SLOT_CNT</w:t>
            </w:r>
          </w:p>
        </w:tc>
        <w:tc>
          <w:tcPr>
            <w:tcW w:w="656" w:type="dxa"/>
          </w:tcPr>
          <w:p w14:paraId="281AF95E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2DDD4332" w14:textId="74C5CAD4" w:rsidR="00937012" w:rsidRPr="0EB49847" w:rsidRDefault="00937012" w:rsidP="00332C22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 xml:space="preserve">PU </w:t>
            </w:r>
            <w:r w:rsidR="00777DEF">
              <w:t>4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1C67A9E9" w14:textId="77777777" w:rsidR="00937012" w:rsidRDefault="00937012" w:rsidP="00332C22">
            <w:pPr>
              <w:pStyle w:val="a4"/>
            </w:pPr>
          </w:p>
        </w:tc>
      </w:tr>
      <w:tr w:rsidR="00937012" w:rsidRPr="0037319D" w14:paraId="15100FD7" w14:textId="77777777" w:rsidTr="00332C22">
        <w:tc>
          <w:tcPr>
            <w:tcW w:w="950" w:type="dxa"/>
          </w:tcPr>
          <w:p w14:paraId="7B7B9117" w14:textId="4EFADB86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2</w:t>
            </w:r>
            <w:r>
              <w:t>9</w:t>
            </w:r>
          </w:p>
        </w:tc>
        <w:tc>
          <w:tcPr>
            <w:tcW w:w="864" w:type="dxa"/>
          </w:tcPr>
          <w:p w14:paraId="4E7A20D5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E4A606C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4661EF4B" w14:textId="4D772CCB" w:rsidR="00937012" w:rsidRDefault="00937012" w:rsidP="00332C22">
            <w:pPr>
              <w:pStyle w:val="a4"/>
            </w:pPr>
            <w:r>
              <w:t>OFPU_</w:t>
            </w:r>
            <w:r w:rsidR="00777DEF">
              <w:t>4</w:t>
            </w:r>
            <w:r>
              <w:t>_BID_PARAMS_CNT</w:t>
            </w:r>
          </w:p>
        </w:tc>
        <w:tc>
          <w:tcPr>
            <w:tcW w:w="656" w:type="dxa"/>
          </w:tcPr>
          <w:p w14:paraId="3625E4D7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6C8E8B7" w14:textId="0B82DB67" w:rsidR="00937012" w:rsidRPr="0EB49847" w:rsidRDefault="00937012" w:rsidP="00332C22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 xml:space="preserve">PU </w:t>
            </w:r>
            <w:r w:rsidR="00777DEF">
              <w:t>4</w:t>
            </w:r>
          </w:p>
        </w:tc>
        <w:tc>
          <w:tcPr>
            <w:tcW w:w="742" w:type="dxa"/>
          </w:tcPr>
          <w:p w14:paraId="4494A1CD" w14:textId="77777777" w:rsidR="00937012" w:rsidRDefault="00937012" w:rsidP="00332C22">
            <w:pPr>
              <w:pStyle w:val="a4"/>
            </w:pPr>
          </w:p>
        </w:tc>
      </w:tr>
      <w:tr w:rsidR="00937012" w:rsidRPr="0037319D" w14:paraId="676A2E52" w14:textId="77777777" w:rsidTr="00332C22">
        <w:tc>
          <w:tcPr>
            <w:tcW w:w="950" w:type="dxa"/>
          </w:tcPr>
          <w:p w14:paraId="243C60D5" w14:textId="7410547F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2</w:t>
            </w:r>
            <w:r>
              <w:t>A</w:t>
            </w:r>
          </w:p>
        </w:tc>
        <w:tc>
          <w:tcPr>
            <w:tcW w:w="864" w:type="dxa"/>
          </w:tcPr>
          <w:p w14:paraId="3B5B87EC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17A3995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08FFE299" w14:textId="08B0E2F6" w:rsidR="00937012" w:rsidRDefault="00937012" w:rsidP="00332C22">
            <w:pPr>
              <w:pStyle w:val="a4"/>
            </w:pPr>
            <w:r>
              <w:t>OFPU_</w:t>
            </w:r>
            <w:r w:rsidR="00777DEF">
              <w:t>4</w:t>
            </w:r>
            <w:r>
              <w:t>_IN_REQ_CNT</w:t>
            </w:r>
          </w:p>
        </w:tc>
        <w:tc>
          <w:tcPr>
            <w:tcW w:w="656" w:type="dxa"/>
          </w:tcPr>
          <w:p w14:paraId="5BA4B669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58F6C823" w14:textId="2E6CF282" w:rsidR="00937012" w:rsidRPr="0EB49847" w:rsidRDefault="00937012" w:rsidP="00332C22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 xml:space="preserve">PU </w:t>
            </w:r>
            <w:r w:rsidR="00777DEF">
              <w:t>4</w:t>
            </w:r>
          </w:p>
        </w:tc>
        <w:tc>
          <w:tcPr>
            <w:tcW w:w="742" w:type="dxa"/>
          </w:tcPr>
          <w:p w14:paraId="0E68D96F" w14:textId="77777777" w:rsidR="00937012" w:rsidRDefault="00937012" w:rsidP="00332C22">
            <w:pPr>
              <w:pStyle w:val="a4"/>
            </w:pPr>
          </w:p>
        </w:tc>
      </w:tr>
      <w:tr w:rsidR="00937012" w:rsidRPr="0037319D" w14:paraId="27864D34" w14:textId="77777777" w:rsidTr="00332C22">
        <w:tc>
          <w:tcPr>
            <w:tcW w:w="950" w:type="dxa"/>
          </w:tcPr>
          <w:p w14:paraId="6F7FE610" w14:textId="0F2AB528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2</w:t>
            </w:r>
            <w:r>
              <w:t>B</w:t>
            </w:r>
          </w:p>
        </w:tc>
        <w:tc>
          <w:tcPr>
            <w:tcW w:w="864" w:type="dxa"/>
          </w:tcPr>
          <w:p w14:paraId="18A9F1B2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AA9F322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74E14567" w14:textId="5E587D01" w:rsidR="00937012" w:rsidRDefault="00937012" w:rsidP="00332C22">
            <w:pPr>
              <w:pStyle w:val="a4"/>
            </w:pPr>
            <w:r>
              <w:t>OFPU_</w:t>
            </w:r>
            <w:r w:rsidR="00777DEF">
              <w:t>4</w:t>
            </w:r>
            <w:r>
              <w:t>_OUT_AXIS_CNT</w:t>
            </w:r>
          </w:p>
        </w:tc>
        <w:tc>
          <w:tcPr>
            <w:tcW w:w="656" w:type="dxa"/>
          </w:tcPr>
          <w:p w14:paraId="01306966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9480D9A" w14:textId="3058BB1A" w:rsidR="00937012" w:rsidRPr="0EB49847" w:rsidRDefault="00937012" w:rsidP="00332C22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 xml:space="preserve">PU </w:t>
            </w:r>
            <w:r w:rsidR="00777DEF">
              <w:t>4</w:t>
            </w:r>
          </w:p>
        </w:tc>
        <w:tc>
          <w:tcPr>
            <w:tcW w:w="742" w:type="dxa"/>
          </w:tcPr>
          <w:p w14:paraId="1C3E927C" w14:textId="77777777" w:rsidR="00937012" w:rsidRDefault="00937012" w:rsidP="00332C22">
            <w:pPr>
              <w:pStyle w:val="a4"/>
            </w:pPr>
          </w:p>
        </w:tc>
      </w:tr>
      <w:tr w:rsidR="00937012" w:rsidRPr="0037319D" w14:paraId="47F7FF0D" w14:textId="77777777" w:rsidTr="00332C22">
        <w:tc>
          <w:tcPr>
            <w:tcW w:w="950" w:type="dxa"/>
          </w:tcPr>
          <w:p w14:paraId="664C9988" w14:textId="314A9276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2</w:t>
            </w:r>
            <w:r>
              <w:t>C</w:t>
            </w:r>
          </w:p>
        </w:tc>
        <w:tc>
          <w:tcPr>
            <w:tcW w:w="864" w:type="dxa"/>
          </w:tcPr>
          <w:p w14:paraId="23AAE7DA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6E8D49D2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D55DCE6" w14:textId="07A200CA" w:rsidR="00937012" w:rsidRDefault="00937012" w:rsidP="00332C22">
            <w:pPr>
              <w:pStyle w:val="a4"/>
            </w:pPr>
            <w:r>
              <w:t>OFPU_</w:t>
            </w:r>
            <w:r w:rsidR="00777DEF">
              <w:t>4</w:t>
            </w:r>
            <w:r>
              <w:t>_IN_WRITE_EXC</w:t>
            </w:r>
          </w:p>
        </w:tc>
        <w:tc>
          <w:tcPr>
            <w:tcW w:w="656" w:type="dxa"/>
          </w:tcPr>
          <w:p w14:paraId="220834B4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2FDAAC5E" w14:textId="681325C5" w:rsidR="00937012" w:rsidRPr="0EB49847" w:rsidRDefault="00937012" w:rsidP="00332C22">
            <w:pPr>
              <w:pStyle w:val="a4"/>
            </w:pPr>
            <w:r>
              <w:t xml:space="preserve">Number of OFDM symbols with no input to OFPU </w:t>
            </w:r>
            <w:r w:rsidR="00777DEF">
              <w:t>4</w:t>
            </w:r>
            <w:r>
              <w:t xml:space="preserve"> from MACx256</w:t>
            </w:r>
          </w:p>
        </w:tc>
        <w:tc>
          <w:tcPr>
            <w:tcW w:w="742" w:type="dxa"/>
          </w:tcPr>
          <w:p w14:paraId="731356DB" w14:textId="77777777" w:rsidR="00937012" w:rsidRDefault="00937012" w:rsidP="00332C22">
            <w:pPr>
              <w:pStyle w:val="a4"/>
            </w:pPr>
          </w:p>
        </w:tc>
      </w:tr>
      <w:tr w:rsidR="00937012" w:rsidRPr="0037319D" w14:paraId="63D8E083" w14:textId="77777777" w:rsidTr="00332C22">
        <w:tc>
          <w:tcPr>
            <w:tcW w:w="950" w:type="dxa"/>
          </w:tcPr>
          <w:p w14:paraId="10007A5B" w14:textId="77777777" w:rsidR="00937012" w:rsidRDefault="00937012" w:rsidP="00332C22">
            <w:pPr>
              <w:pStyle w:val="a4"/>
              <w:jc w:val="center"/>
            </w:pPr>
          </w:p>
        </w:tc>
        <w:tc>
          <w:tcPr>
            <w:tcW w:w="864" w:type="dxa"/>
          </w:tcPr>
          <w:p w14:paraId="7D62A65C" w14:textId="77777777" w:rsidR="00937012" w:rsidRPr="0EB49847" w:rsidRDefault="00937012" w:rsidP="00332C22">
            <w:pPr>
              <w:pStyle w:val="a4"/>
              <w:jc w:val="center"/>
            </w:pPr>
          </w:p>
        </w:tc>
        <w:tc>
          <w:tcPr>
            <w:tcW w:w="693" w:type="dxa"/>
          </w:tcPr>
          <w:p w14:paraId="4C950531" w14:textId="77777777" w:rsidR="00937012" w:rsidRPr="0EB49847" w:rsidRDefault="00937012" w:rsidP="00332C22">
            <w:pPr>
              <w:pStyle w:val="a4"/>
              <w:jc w:val="center"/>
            </w:pPr>
          </w:p>
        </w:tc>
        <w:tc>
          <w:tcPr>
            <w:tcW w:w="3737" w:type="dxa"/>
          </w:tcPr>
          <w:p w14:paraId="0BF506B0" w14:textId="77777777" w:rsidR="00937012" w:rsidRDefault="00937012" w:rsidP="00332C22">
            <w:pPr>
              <w:pStyle w:val="a4"/>
            </w:pPr>
          </w:p>
        </w:tc>
        <w:tc>
          <w:tcPr>
            <w:tcW w:w="656" w:type="dxa"/>
          </w:tcPr>
          <w:p w14:paraId="520E5844" w14:textId="77777777" w:rsidR="00937012" w:rsidRPr="0EB49847" w:rsidRDefault="00937012" w:rsidP="00332C22">
            <w:pPr>
              <w:pStyle w:val="a4"/>
              <w:jc w:val="center"/>
            </w:pPr>
          </w:p>
        </w:tc>
        <w:tc>
          <w:tcPr>
            <w:tcW w:w="2392" w:type="dxa"/>
          </w:tcPr>
          <w:p w14:paraId="0B5D09BD" w14:textId="77777777" w:rsidR="00937012" w:rsidRPr="0EB49847" w:rsidRDefault="00937012" w:rsidP="00332C22">
            <w:pPr>
              <w:pStyle w:val="a4"/>
            </w:pPr>
          </w:p>
        </w:tc>
        <w:tc>
          <w:tcPr>
            <w:tcW w:w="742" w:type="dxa"/>
          </w:tcPr>
          <w:p w14:paraId="0B4B53C2" w14:textId="77777777" w:rsidR="00937012" w:rsidRDefault="00937012" w:rsidP="00332C22">
            <w:pPr>
              <w:pStyle w:val="a4"/>
            </w:pPr>
          </w:p>
        </w:tc>
      </w:tr>
      <w:tr w:rsidR="00937012" w:rsidRPr="0037319D" w14:paraId="6F3E562C" w14:textId="77777777" w:rsidTr="00332C22">
        <w:tc>
          <w:tcPr>
            <w:tcW w:w="950" w:type="dxa"/>
          </w:tcPr>
          <w:p w14:paraId="1229F3C9" w14:textId="2BDA4608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3</w:t>
            </w:r>
            <w:r>
              <w:t>0</w:t>
            </w:r>
          </w:p>
        </w:tc>
        <w:tc>
          <w:tcPr>
            <w:tcW w:w="864" w:type="dxa"/>
          </w:tcPr>
          <w:p w14:paraId="6E7A1299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C287AB5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17F846CD" w14:textId="397DC5BC" w:rsidR="00937012" w:rsidRDefault="00937012" w:rsidP="00332C22">
            <w:pPr>
              <w:pStyle w:val="a4"/>
            </w:pPr>
            <w:r>
              <w:t>OFPU_</w:t>
            </w:r>
            <w:r w:rsidR="00777DEF">
              <w:t>5</w:t>
            </w:r>
            <w:r>
              <w:t>_EMPTY_SLOT_CNT</w:t>
            </w:r>
          </w:p>
        </w:tc>
        <w:tc>
          <w:tcPr>
            <w:tcW w:w="656" w:type="dxa"/>
          </w:tcPr>
          <w:p w14:paraId="2AC0E02B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464A637" w14:textId="7BB16D19" w:rsidR="00937012" w:rsidRPr="0EB49847" w:rsidRDefault="00937012" w:rsidP="00332C22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 xml:space="preserve">PU </w:t>
            </w:r>
            <w:r w:rsidR="00777DEF">
              <w:t>5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64496897" w14:textId="77777777" w:rsidR="00937012" w:rsidRDefault="00937012" w:rsidP="00332C22">
            <w:pPr>
              <w:pStyle w:val="a4"/>
            </w:pPr>
          </w:p>
        </w:tc>
      </w:tr>
      <w:tr w:rsidR="00937012" w:rsidRPr="0037319D" w14:paraId="5EDDCA1D" w14:textId="77777777" w:rsidTr="00332C22">
        <w:tc>
          <w:tcPr>
            <w:tcW w:w="950" w:type="dxa"/>
          </w:tcPr>
          <w:p w14:paraId="457CD6B6" w14:textId="51EFD082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3</w:t>
            </w:r>
            <w:r>
              <w:t>1</w:t>
            </w:r>
          </w:p>
        </w:tc>
        <w:tc>
          <w:tcPr>
            <w:tcW w:w="864" w:type="dxa"/>
          </w:tcPr>
          <w:p w14:paraId="6145E05A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0BCCD89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7625EFBC" w14:textId="0A9D796A" w:rsidR="00937012" w:rsidRDefault="00937012" w:rsidP="00332C22">
            <w:pPr>
              <w:pStyle w:val="a4"/>
            </w:pPr>
            <w:r>
              <w:t>OFPU_</w:t>
            </w:r>
            <w:r w:rsidR="00777DEF">
              <w:t>5</w:t>
            </w:r>
            <w:r>
              <w:t>_BID_PARAMS_CNT</w:t>
            </w:r>
          </w:p>
        </w:tc>
        <w:tc>
          <w:tcPr>
            <w:tcW w:w="656" w:type="dxa"/>
          </w:tcPr>
          <w:p w14:paraId="286AFFE0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2BE70287" w14:textId="5BE153BF" w:rsidR="00937012" w:rsidRPr="0EB49847" w:rsidRDefault="00937012" w:rsidP="00332C22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 xml:space="preserve">PU </w:t>
            </w:r>
            <w:r w:rsidR="00777DEF">
              <w:t>5</w:t>
            </w:r>
          </w:p>
        </w:tc>
        <w:tc>
          <w:tcPr>
            <w:tcW w:w="742" w:type="dxa"/>
          </w:tcPr>
          <w:p w14:paraId="5858B9D3" w14:textId="77777777" w:rsidR="00937012" w:rsidRDefault="00937012" w:rsidP="00332C22">
            <w:pPr>
              <w:pStyle w:val="a4"/>
            </w:pPr>
          </w:p>
        </w:tc>
      </w:tr>
      <w:tr w:rsidR="00937012" w:rsidRPr="0037319D" w14:paraId="5E4B31B6" w14:textId="77777777" w:rsidTr="00332C22">
        <w:tc>
          <w:tcPr>
            <w:tcW w:w="950" w:type="dxa"/>
          </w:tcPr>
          <w:p w14:paraId="7D9F9B0A" w14:textId="553803FC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3</w:t>
            </w:r>
            <w:r>
              <w:t>2</w:t>
            </w:r>
          </w:p>
        </w:tc>
        <w:tc>
          <w:tcPr>
            <w:tcW w:w="864" w:type="dxa"/>
          </w:tcPr>
          <w:p w14:paraId="6F0BCD09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2C5BC98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66E0E377" w14:textId="11FF1379" w:rsidR="00937012" w:rsidRDefault="00937012" w:rsidP="00332C22">
            <w:pPr>
              <w:pStyle w:val="a4"/>
            </w:pPr>
            <w:r>
              <w:t>OFPU_</w:t>
            </w:r>
            <w:r w:rsidR="00777DEF">
              <w:t>5</w:t>
            </w:r>
            <w:r>
              <w:t>_IN_REQ_CNT</w:t>
            </w:r>
          </w:p>
        </w:tc>
        <w:tc>
          <w:tcPr>
            <w:tcW w:w="656" w:type="dxa"/>
          </w:tcPr>
          <w:p w14:paraId="5C833AAC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16ECEA6" w14:textId="0B92CB27" w:rsidR="00937012" w:rsidRPr="0EB49847" w:rsidRDefault="00937012" w:rsidP="00332C22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 xml:space="preserve">PU </w:t>
            </w:r>
            <w:r w:rsidR="00777DEF">
              <w:t>5</w:t>
            </w:r>
          </w:p>
        </w:tc>
        <w:tc>
          <w:tcPr>
            <w:tcW w:w="742" w:type="dxa"/>
          </w:tcPr>
          <w:p w14:paraId="02FA7AF1" w14:textId="77777777" w:rsidR="00937012" w:rsidRDefault="00937012" w:rsidP="00332C22">
            <w:pPr>
              <w:pStyle w:val="a4"/>
            </w:pPr>
          </w:p>
        </w:tc>
      </w:tr>
      <w:tr w:rsidR="00937012" w:rsidRPr="0037319D" w14:paraId="684B139E" w14:textId="77777777" w:rsidTr="00332C22">
        <w:tc>
          <w:tcPr>
            <w:tcW w:w="950" w:type="dxa"/>
          </w:tcPr>
          <w:p w14:paraId="05BEFBE0" w14:textId="7FD00DB4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3</w:t>
            </w:r>
            <w:r>
              <w:t>3</w:t>
            </w:r>
          </w:p>
        </w:tc>
        <w:tc>
          <w:tcPr>
            <w:tcW w:w="864" w:type="dxa"/>
          </w:tcPr>
          <w:p w14:paraId="0AD161F2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1DA742C7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34B9992C" w14:textId="2780E867" w:rsidR="00937012" w:rsidRDefault="00937012" w:rsidP="00332C22">
            <w:pPr>
              <w:pStyle w:val="a4"/>
            </w:pPr>
            <w:r>
              <w:t>OFPU_</w:t>
            </w:r>
            <w:r w:rsidR="00777DEF">
              <w:t>5</w:t>
            </w:r>
            <w:r>
              <w:t>_OUT_AXIS_CNT</w:t>
            </w:r>
          </w:p>
        </w:tc>
        <w:tc>
          <w:tcPr>
            <w:tcW w:w="656" w:type="dxa"/>
          </w:tcPr>
          <w:p w14:paraId="4F35EE65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307887C" w14:textId="1C7C2F6D" w:rsidR="00937012" w:rsidRPr="0EB49847" w:rsidRDefault="00937012" w:rsidP="00332C22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 xml:space="preserve">PU </w:t>
            </w:r>
            <w:r w:rsidR="00777DEF">
              <w:t>5</w:t>
            </w:r>
          </w:p>
        </w:tc>
        <w:tc>
          <w:tcPr>
            <w:tcW w:w="742" w:type="dxa"/>
          </w:tcPr>
          <w:p w14:paraId="330BD730" w14:textId="77777777" w:rsidR="00937012" w:rsidRDefault="00937012" w:rsidP="00332C22">
            <w:pPr>
              <w:pStyle w:val="a4"/>
            </w:pPr>
          </w:p>
        </w:tc>
      </w:tr>
      <w:tr w:rsidR="00937012" w:rsidRPr="0037319D" w14:paraId="22ED3B6B" w14:textId="77777777" w:rsidTr="00332C22">
        <w:tc>
          <w:tcPr>
            <w:tcW w:w="950" w:type="dxa"/>
          </w:tcPr>
          <w:p w14:paraId="233C83AB" w14:textId="0CE3165E" w:rsidR="00937012" w:rsidRDefault="00937012" w:rsidP="00332C22">
            <w:pPr>
              <w:pStyle w:val="a4"/>
              <w:jc w:val="center"/>
            </w:pPr>
            <w:r>
              <w:t>0x1</w:t>
            </w:r>
            <w:r w:rsidR="00777DEF">
              <w:t>3</w:t>
            </w:r>
            <w:r>
              <w:t>4</w:t>
            </w:r>
          </w:p>
        </w:tc>
        <w:tc>
          <w:tcPr>
            <w:tcW w:w="864" w:type="dxa"/>
          </w:tcPr>
          <w:p w14:paraId="639406D8" w14:textId="77777777" w:rsidR="00937012" w:rsidRPr="0EB49847" w:rsidRDefault="00937012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0D77080" w14:textId="77777777" w:rsidR="00937012" w:rsidRPr="0EB49847" w:rsidRDefault="00937012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403A4C9" w14:textId="6E865016" w:rsidR="00937012" w:rsidRDefault="00937012" w:rsidP="00332C22">
            <w:pPr>
              <w:pStyle w:val="a4"/>
            </w:pPr>
            <w:r>
              <w:t>OFPU_</w:t>
            </w:r>
            <w:r w:rsidR="00777DEF">
              <w:t>5</w:t>
            </w:r>
            <w:r>
              <w:t>_IN_WRITE_EXC</w:t>
            </w:r>
          </w:p>
        </w:tc>
        <w:tc>
          <w:tcPr>
            <w:tcW w:w="656" w:type="dxa"/>
          </w:tcPr>
          <w:p w14:paraId="3AD57508" w14:textId="77777777" w:rsidR="00937012" w:rsidRPr="0EB49847" w:rsidRDefault="00937012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29F78EB9" w14:textId="63FA35FB" w:rsidR="00937012" w:rsidRPr="0EB49847" w:rsidRDefault="00937012" w:rsidP="00332C22">
            <w:pPr>
              <w:pStyle w:val="a4"/>
            </w:pPr>
            <w:r>
              <w:t xml:space="preserve">Number of OFDM symbols with no input to OFPU </w:t>
            </w:r>
            <w:r w:rsidR="00777DEF">
              <w:t>5</w:t>
            </w:r>
            <w:r>
              <w:t xml:space="preserve"> from MACx256</w:t>
            </w:r>
          </w:p>
        </w:tc>
        <w:tc>
          <w:tcPr>
            <w:tcW w:w="742" w:type="dxa"/>
          </w:tcPr>
          <w:p w14:paraId="192B0861" w14:textId="77777777" w:rsidR="00937012" w:rsidRDefault="00937012" w:rsidP="00332C22">
            <w:pPr>
              <w:pStyle w:val="a4"/>
            </w:pPr>
          </w:p>
        </w:tc>
      </w:tr>
      <w:tr w:rsidR="00777DEF" w:rsidRPr="0037319D" w14:paraId="51679225" w14:textId="77777777" w:rsidTr="00332C22">
        <w:tc>
          <w:tcPr>
            <w:tcW w:w="950" w:type="dxa"/>
          </w:tcPr>
          <w:p w14:paraId="60423A29" w14:textId="77777777" w:rsidR="00777DEF" w:rsidRDefault="00777DEF" w:rsidP="00332C22">
            <w:pPr>
              <w:pStyle w:val="a4"/>
              <w:jc w:val="center"/>
            </w:pPr>
          </w:p>
        </w:tc>
        <w:tc>
          <w:tcPr>
            <w:tcW w:w="864" w:type="dxa"/>
          </w:tcPr>
          <w:p w14:paraId="67BE23EA" w14:textId="77777777" w:rsidR="00777DEF" w:rsidRDefault="00777DEF" w:rsidP="00332C22">
            <w:pPr>
              <w:pStyle w:val="a4"/>
              <w:jc w:val="center"/>
            </w:pPr>
          </w:p>
        </w:tc>
        <w:tc>
          <w:tcPr>
            <w:tcW w:w="693" w:type="dxa"/>
          </w:tcPr>
          <w:p w14:paraId="0474ACDE" w14:textId="77777777" w:rsidR="00777DEF" w:rsidRDefault="00777DEF" w:rsidP="00332C22">
            <w:pPr>
              <w:pStyle w:val="a4"/>
              <w:jc w:val="center"/>
            </w:pPr>
          </w:p>
        </w:tc>
        <w:tc>
          <w:tcPr>
            <w:tcW w:w="3737" w:type="dxa"/>
          </w:tcPr>
          <w:p w14:paraId="0B18607F" w14:textId="77777777" w:rsidR="00777DEF" w:rsidRDefault="00777DEF" w:rsidP="00332C22">
            <w:pPr>
              <w:pStyle w:val="a4"/>
            </w:pPr>
          </w:p>
        </w:tc>
        <w:tc>
          <w:tcPr>
            <w:tcW w:w="656" w:type="dxa"/>
          </w:tcPr>
          <w:p w14:paraId="413AA32E" w14:textId="77777777" w:rsidR="00777DEF" w:rsidRDefault="00777DEF" w:rsidP="00332C22">
            <w:pPr>
              <w:pStyle w:val="a4"/>
              <w:jc w:val="center"/>
            </w:pPr>
          </w:p>
        </w:tc>
        <w:tc>
          <w:tcPr>
            <w:tcW w:w="2392" w:type="dxa"/>
          </w:tcPr>
          <w:p w14:paraId="0192FAA6" w14:textId="77777777" w:rsidR="00777DEF" w:rsidRDefault="00777DEF" w:rsidP="00332C22">
            <w:pPr>
              <w:pStyle w:val="a4"/>
            </w:pPr>
          </w:p>
        </w:tc>
        <w:tc>
          <w:tcPr>
            <w:tcW w:w="742" w:type="dxa"/>
          </w:tcPr>
          <w:p w14:paraId="7EA66B19" w14:textId="77777777" w:rsidR="00777DEF" w:rsidRDefault="00777DEF" w:rsidP="00332C22">
            <w:pPr>
              <w:pStyle w:val="a4"/>
            </w:pPr>
          </w:p>
        </w:tc>
      </w:tr>
      <w:tr w:rsidR="00777DEF" w:rsidRPr="0037319D" w14:paraId="53ED41A0" w14:textId="77777777" w:rsidTr="00332C22">
        <w:tc>
          <w:tcPr>
            <w:tcW w:w="950" w:type="dxa"/>
          </w:tcPr>
          <w:p w14:paraId="0D7DD15E" w14:textId="1EE3C3EB" w:rsidR="00777DEF" w:rsidRDefault="00777DEF" w:rsidP="00332C22">
            <w:pPr>
              <w:pStyle w:val="a4"/>
              <w:jc w:val="center"/>
            </w:pPr>
            <w:r>
              <w:t>0x138</w:t>
            </w:r>
          </w:p>
        </w:tc>
        <w:tc>
          <w:tcPr>
            <w:tcW w:w="864" w:type="dxa"/>
          </w:tcPr>
          <w:p w14:paraId="2ED5C7EF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A63EBEC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465E9D3E" w14:textId="4A19569C" w:rsidR="00777DEF" w:rsidRDefault="00777DEF" w:rsidP="00332C22">
            <w:pPr>
              <w:pStyle w:val="a4"/>
            </w:pPr>
            <w:r>
              <w:t>OFPU_6_EMPTY_SLOT_CNT</w:t>
            </w:r>
          </w:p>
        </w:tc>
        <w:tc>
          <w:tcPr>
            <w:tcW w:w="656" w:type="dxa"/>
          </w:tcPr>
          <w:p w14:paraId="36C32B91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86B1D8F" w14:textId="7A5F3FC5" w:rsidR="00777DEF" w:rsidRPr="0EB49847" w:rsidRDefault="00777DEF" w:rsidP="00332C22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 xml:space="preserve">PU </w:t>
            </w:r>
            <w:r>
              <w:t>6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4059E685" w14:textId="77777777" w:rsidR="00777DEF" w:rsidRDefault="00777DEF" w:rsidP="00332C22">
            <w:pPr>
              <w:pStyle w:val="a4"/>
            </w:pPr>
          </w:p>
        </w:tc>
      </w:tr>
      <w:tr w:rsidR="00777DEF" w:rsidRPr="0037319D" w14:paraId="3CBB6DB7" w14:textId="77777777" w:rsidTr="00332C22">
        <w:tc>
          <w:tcPr>
            <w:tcW w:w="950" w:type="dxa"/>
          </w:tcPr>
          <w:p w14:paraId="4FFB71A3" w14:textId="7EDCDF53" w:rsidR="00777DEF" w:rsidRDefault="00777DEF" w:rsidP="00332C22">
            <w:pPr>
              <w:pStyle w:val="a4"/>
              <w:jc w:val="center"/>
            </w:pPr>
            <w:r>
              <w:t>0x139</w:t>
            </w:r>
          </w:p>
        </w:tc>
        <w:tc>
          <w:tcPr>
            <w:tcW w:w="864" w:type="dxa"/>
          </w:tcPr>
          <w:p w14:paraId="7C43643C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06952D3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39B3A67" w14:textId="2EC6C9DB" w:rsidR="00777DEF" w:rsidRDefault="00777DEF" w:rsidP="00332C22">
            <w:pPr>
              <w:pStyle w:val="a4"/>
            </w:pPr>
            <w:r>
              <w:t>OFPU_6_BID_PARAMS_CNT</w:t>
            </w:r>
          </w:p>
        </w:tc>
        <w:tc>
          <w:tcPr>
            <w:tcW w:w="656" w:type="dxa"/>
          </w:tcPr>
          <w:p w14:paraId="151C3B6A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7201B9C" w14:textId="320A8F47" w:rsidR="00777DEF" w:rsidRPr="0EB49847" w:rsidRDefault="00777DEF" w:rsidP="00332C22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 xml:space="preserve">PU </w:t>
            </w:r>
            <w:r>
              <w:t>6</w:t>
            </w:r>
          </w:p>
        </w:tc>
        <w:tc>
          <w:tcPr>
            <w:tcW w:w="742" w:type="dxa"/>
          </w:tcPr>
          <w:p w14:paraId="25D0222A" w14:textId="77777777" w:rsidR="00777DEF" w:rsidRDefault="00777DEF" w:rsidP="00332C22">
            <w:pPr>
              <w:pStyle w:val="a4"/>
            </w:pPr>
          </w:p>
        </w:tc>
      </w:tr>
      <w:tr w:rsidR="00777DEF" w:rsidRPr="0037319D" w14:paraId="2C6036D9" w14:textId="77777777" w:rsidTr="00332C22">
        <w:tc>
          <w:tcPr>
            <w:tcW w:w="950" w:type="dxa"/>
          </w:tcPr>
          <w:p w14:paraId="7D6CD1C1" w14:textId="48596C8B" w:rsidR="00777DEF" w:rsidRDefault="00777DEF" w:rsidP="00332C22">
            <w:pPr>
              <w:pStyle w:val="a4"/>
              <w:jc w:val="center"/>
            </w:pPr>
            <w:r>
              <w:t>0x13A</w:t>
            </w:r>
          </w:p>
        </w:tc>
        <w:tc>
          <w:tcPr>
            <w:tcW w:w="864" w:type="dxa"/>
          </w:tcPr>
          <w:p w14:paraId="52B7D5DE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194901E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6B69D35F" w14:textId="36238401" w:rsidR="00777DEF" w:rsidRDefault="00777DEF" w:rsidP="00332C22">
            <w:pPr>
              <w:pStyle w:val="a4"/>
            </w:pPr>
            <w:r>
              <w:t>OFPU_6_IN_REQ_CNT</w:t>
            </w:r>
          </w:p>
        </w:tc>
        <w:tc>
          <w:tcPr>
            <w:tcW w:w="656" w:type="dxa"/>
          </w:tcPr>
          <w:p w14:paraId="55DEC2BF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5DE1EE21" w14:textId="353B727C" w:rsidR="00777DEF" w:rsidRPr="0EB49847" w:rsidRDefault="00777DEF" w:rsidP="00332C22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 xml:space="preserve">PU </w:t>
            </w:r>
            <w:r>
              <w:t>6</w:t>
            </w:r>
          </w:p>
        </w:tc>
        <w:tc>
          <w:tcPr>
            <w:tcW w:w="742" w:type="dxa"/>
          </w:tcPr>
          <w:p w14:paraId="3F795289" w14:textId="77777777" w:rsidR="00777DEF" w:rsidRDefault="00777DEF" w:rsidP="00332C22">
            <w:pPr>
              <w:pStyle w:val="a4"/>
            </w:pPr>
          </w:p>
        </w:tc>
      </w:tr>
      <w:tr w:rsidR="00777DEF" w:rsidRPr="0037319D" w14:paraId="41DEBD91" w14:textId="77777777" w:rsidTr="00332C22">
        <w:tc>
          <w:tcPr>
            <w:tcW w:w="950" w:type="dxa"/>
          </w:tcPr>
          <w:p w14:paraId="0224FDF3" w14:textId="5FF5D610" w:rsidR="00777DEF" w:rsidRDefault="00777DEF" w:rsidP="00332C22">
            <w:pPr>
              <w:pStyle w:val="a4"/>
              <w:jc w:val="center"/>
            </w:pPr>
            <w:r>
              <w:t>0x13B</w:t>
            </w:r>
          </w:p>
        </w:tc>
        <w:tc>
          <w:tcPr>
            <w:tcW w:w="864" w:type="dxa"/>
          </w:tcPr>
          <w:p w14:paraId="602F01F5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066AF411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5021F569" w14:textId="0FB4A824" w:rsidR="00777DEF" w:rsidRDefault="00777DEF" w:rsidP="00332C22">
            <w:pPr>
              <w:pStyle w:val="a4"/>
            </w:pPr>
            <w:r>
              <w:t>OFPU_6_OUT_AXIS_CNT</w:t>
            </w:r>
          </w:p>
        </w:tc>
        <w:tc>
          <w:tcPr>
            <w:tcW w:w="656" w:type="dxa"/>
          </w:tcPr>
          <w:p w14:paraId="41D090B1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94B9E14" w14:textId="5882DF26" w:rsidR="00777DEF" w:rsidRPr="0EB49847" w:rsidRDefault="00777DEF" w:rsidP="00332C22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 xml:space="preserve">PU </w:t>
            </w:r>
            <w:r>
              <w:t>6</w:t>
            </w:r>
          </w:p>
        </w:tc>
        <w:tc>
          <w:tcPr>
            <w:tcW w:w="742" w:type="dxa"/>
          </w:tcPr>
          <w:p w14:paraId="64FC65EA" w14:textId="77777777" w:rsidR="00777DEF" w:rsidRDefault="00777DEF" w:rsidP="00332C22">
            <w:pPr>
              <w:pStyle w:val="a4"/>
            </w:pPr>
          </w:p>
        </w:tc>
      </w:tr>
      <w:tr w:rsidR="00777DEF" w:rsidRPr="0037319D" w14:paraId="7A93211F" w14:textId="77777777" w:rsidTr="00332C22">
        <w:tc>
          <w:tcPr>
            <w:tcW w:w="950" w:type="dxa"/>
          </w:tcPr>
          <w:p w14:paraId="191B2B4F" w14:textId="381792C9" w:rsidR="00777DEF" w:rsidRDefault="00777DEF" w:rsidP="00332C22">
            <w:pPr>
              <w:pStyle w:val="a4"/>
              <w:jc w:val="center"/>
            </w:pPr>
            <w:r>
              <w:lastRenderedPageBreak/>
              <w:t>0x13C</w:t>
            </w:r>
          </w:p>
        </w:tc>
        <w:tc>
          <w:tcPr>
            <w:tcW w:w="864" w:type="dxa"/>
          </w:tcPr>
          <w:p w14:paraId="4259420D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547CA15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5E206DE8" w14:textId="2C55C292" w:rsidR="00777DEF" w:rsidRDefault="00777DEF" w:rsidP="00332C22">
            <w:pPr>
              <w:pStyle w:val="a4"/>
            </w:pPr>
            <w:r>
              <w:t>OFPU_6_IN_WRITE_EXC</w:t>
            </w:r>
          </w:p>
        </w:tc>
        <w:tc>
          <w:tcPr>
            <w:tcW w:w="656" w:type="dxa"/>
          </w:tcPr>
          <w:p w14:paraId="1D2534E0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376A35D0" w14:textId="33F01330" w:rsidR="00777DEF" w:rsidRPr="0EB49847" w:rsidRDefault="00777DEF" w:rsidP="00332C22">
            <w:pPr>
              <w:pStyle w:val="a4"/>
            </w:pPr>
            <w:r>
              <w:t>Number of OFDM symbols with no input to OFPU 6 from MACx256</w:t>
            </w:r>
          </w:p>
        </w:tc>
        <w:tc>
          <w:tcPr>
            <w:tcW w:w="742" w:type="dxa"/>
          </w:tcPr>
          <w:p w14:paraId="009F4E7F" w14:textId="77777777" w:rsidR="00777DEF" w:rsidRDefault="00777DEF" w:rsidP="00332C22">
            <w:pPr>
              <w:pStyle w:val="a4"/>
            </w:pPr>
          </w:p>
        </w:tc>
      </w:tr>
      <w:tr w:rsidR="00777DEF" w:rsidRPr="0037319D" w14:paraId="3F0EBB3C" w14:textId="77777777" w:rsidTr="00332C22">
        <w:tc>
          <w:tcPr>
            <w:tcW w:w="950" w:type="dxa"/>
          </w:tcPr>
          <w:p w14:paraId="796A8AEF" w14:textId="77777777" w:rsidR="00777DEF" w:rsidRDefault="00777DEF" w:rsidP="00332C22">
            <w:pPr>
              <w:pStyle w:val="a4"/>
              <w:jc w:val="center"/>
            </w:pPr>
          </w:p>
        </w:tc>
        <w:tc>
          <w:tcPr>
            <w:tcW w:w="864" w:type="dxa"/>
          </w:tcPr>
          <w:p w14:paraId="0760F521" w14:textId="77777777" w:rsidR="00777DEF" w:rsidRPr="0EB49847" w:rsidRDefault="00777DEF" w:rsidP="00332C22">
            <w:pPr>
              <w:pStyle w:val="a4"/>
              <w:jc w:val="center"/>
            </w:pPr>
          </w:p>
        </w:tc>
        <w:tc>
          <w:tcPr>
            <w:tcW w:w="693" w:type="dxa"/>
          </w:tcPr>
          <w:p w14:paraId="2DA8A1AC" w14:textId="77777777" w:rsidR="00777DEF" w:rsidRPr="0EB49847" w:rsidRDefault="00777DEF" w:rsidP="00332C22">
            <w:pPr>
              <w:pStyle w:val="a4"/>
              <w:jc w:val="center"/>
            </w:pPr>
          </w:p>
        </w:tc>
        <w:tc>
          <w:tcPr>
            <w:tcW w:w="3737" w:type="dxa"/>
          </w:tcPr>
          <w:p w14:paraId="394EFD2E" w14:textId="77777777" w:rsidR="00777DEF" w:rsidRDefault="00777DEF" w:rsidP="00332C22">
            <w:pPr>
              <w:pStyle w:val="a4"/>
            </w:pPr>
          </w:p>
        </w:tc>
        <w:tc>
          <w:tcPr>
            <w:tcW w:w="656" w:type="dxa"/>
          </w:tcPr>
          <w:p w14:paraId="2653A24F" w14:textId="77777777" w:rsidR="00777DEF" w:rsidRPr="0EB49847" w:rsidRDefault="00777DEF" w:rsidP="00332C22">
            <w:pPr>
              <w:pStyle w:val="a4"/>
              <w:jc w:val="center"/>
            </w:pPr>
          </w:p>
        </w:tc>
        <w:tc>
          <w:tcPr>
            <w:tcW w:w="2392" w:type="dxa"/>
          </w:tcPr>
          <w:p w14:paraId="718666F2" w14:textId="77777777" w:rsidR="00777DEF" w:rsidRPr="0EB49847" w:rsidRDefault="00777DEF" w:rsidP="00332C22">
            <w:pPr>
              <w:pStyle w:val="a4"/>
            </w:pPr>
          </w:p>
        </w:tc>
        <w:tc>
          <w:tcPr>
            <w:tcW w:w="742" w:type="dxa"/>
          </w:tcPr>
          <w:p w14:paraId="4C283F3C" w14:textId="77777777" w:rsidR="00777DEF" w:rsidRDefault="00777DEF" w:rsidP="00332C22">
            <w:pPr>
              <w:pStyle w:val="a4"/>
            </w:pPr>
          </w:p>
        </w:tc>
      </w:tr>
      <w:tr w:rsidR="00777DEF" w:rsidRPr="0037319D" w14:paraId="6659DB51" w14:textId="77777777" w:rsidTr="00332C22">
        <w:tc>
          <w:tcPr>
            <w:tcW w:w="950" w:type="dxa"/>
          </w:tcPr>
          <w:p w14:paraId="3331CFDA" w14:textId="35FD309A" w:rsidR="00777DEF" w:rsidRDefault="00777DEF" w:rsidP="00332C22">
            <w:pPr>
              <w:pStyle w:val="a4"/>
              <w:jc w:val="center"/>
            </w:pPr>
            <w:r>
              <w:t>0x140</w:t>
            </w:r>
          </w:p>
        </w:tc>
        <w:tc>
          <w:tcPr>
            <w:tcW w:w="864" w:type="dxa"/>
          </w:tcPr>
          <w:p w14:paraId="18FFBCFB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2601BA68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B58FDBA" w14:textId="1A37659E" w:rsidR="00777DEF" w:rsidRDefault="00777DEF" w:rsidP="00332C22">
            <w:pPr>
              <w:pStyle w:val="a4"/>
            </w:pPr>
            <w:r>
              <w:t>OFPU_7_EMPTY_SLOT_CNT</w:t>
            </w:r>
          </w:p>
        </w:tc>
        <w:tc>
          <w:tcPr>
            <w:tcW w:w="656" w:type="dxa"/>
          </w:tcPr>
          <w:p w14:paraId="100A8929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F3CB365" w14:textId="2FCDE6C2" w:rsidR="00777DEF" w:rsidRPr="0EB49847" w:rsidRDefault="00777DEF" w:rsidP="00332C22">
            <w:pPr>
              <w:pStyle w:val="a4"/>
            </w:pPr>
            <w:r w:rsidRPr="0EB49847">
              <w:t xml:space="preserve">Number of empty slots for </w:t>
            </w:r>
            <w:r>
              <w:t>OF</w:t>
            </w:r>
            <w:r w:rsidRPr="0EB49847">
              <w:t xml:space="preserve">PU </w:t>
            </w:r>
            <w:r>
              <w:t>7</w:t>
            </w:r>
            <w:r w:rsidRPr="0EB49847">
              <w:t xml:space="preserve"> when BID params didn’t come</w:t>
            </w:r>
          </w:p>
        </w:tc>
        <w:tc>
          <w:tcPr>
            <w:tcW w:w="742" w:type="dxa"/>
          </w:tcPr>
          <w:p w14:paraId="56BB3129" w14:textId="77777777" w:rsidR="00777DEF" w:rsidRDefault="00777DEF" w:rsidP="00332C22">
            <w:pPr>
              <w:pStyle w:val="a4"/>
            </w:pPr>
          </w:p>
        </w:tc>
      </w:tr>
      <w:tr w:rsidR="00777DEF" w:rsidRPr="0037319D" w14:paraId="74413B9B" w14:textId="77777777" w:rsidTr="00332C22">
        <w:tc>
          <w:tcPr>
            <w:tcW w:w="950" w:type="dxa"/>
          </w:tcPr>
          <w:p w14:paraId="203FA212" w14:textId="6908E313" w:rsidR="00777DEF" w:rsidRDefault="00777DEF" w:rsidP="00332C22">
            <w:pPr>
              <w:pStyle w:val="a4"/>
              <w:jc w:val="center"/>
            </w:pPr>
            <w:r>
              <w:t>0x141</w:t>
            </w:r>
          </w:p>
        </w:tc>
        <w:tc>
          <w:tcPr>
            <w:tcW w:w="864" w:type="dxa"/>
          </w:tcPr>
          <w:p w14:paraId="443958BE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670E4072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8CB43EF" w14:textId="379A032C" w:rsidR="00777DEF" w:rsidRDefault="00777DEF" w:rsidP="00332C22">
            <w:pPr>
              <w:pStyle w:val="a4"/>
            </w:pPr>
            <w:r>
              <w:t>OFPU_7_BID_PARAMS_CNT</w:t>
            </w:r>
          </w:p>
        </w:tc>
        <w:tc>
          <w:tcPr>
            <w:tcW w:w="656" w:type="dxa"/>
          </w:tcPr>
          <w:p w14:paraId="18F9FE98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49A8CDBB" w14:textId="557A8220" w:rsidR="00777DEF" w:rsidRPr="0EB49847" w:rsidRDefault="00777DEF" w:rsidP="00332C22">
            <w:pPr>
              <w:pStyle w:val="a4"/>
            </w:pPr>
            <w:r w:rsidRPr="0EB49847">
              <w:t xml:space="preserve">Number of BID params transactions which came to </w:t>
            </w:r>
            <w:r>
              <w:t>OF</w:t>
            </w:r>
            <w:r w:rsidRPr="0EB49847">
              <w:t xml:space="preserve">PU </w:t>
            </w:r>
            <w:r>
              <w:t>7</w:t>
            </w:r>
          </w:p>
        </w:tc>
        <w:tc>
          <w:tcPr>
            <w:tcW w:w="742" w:type="dxa"/>
          </w:tcPr>
          <w:p w14:paraId="6BE967D5" w14:textId="77777777" w:rsidR="00777DEF" w:rsidRDefault="00777DEF" w:rsidP="00332C22">
            <w:pPr>
              <w:pStyle w:val="a4"/>
            </w:pPr>
          </w:p>
        </w:tc>
      </w:tr>
      <w:tr w:rsidR="00777DEF" w:rsidRPr="0037319D" w14:paraId="547E35FD" w14:textId="77777777" w:rsidTr="00332C22">
        <w:tc>
          <w:tcPr>
            <w:tcW w:w="950" w:type="dxa"/>
          </w:tcPr>
          <w:p w14:paraId="05989270" w14:textId="2AF0D7A4" w:rsidR="00777DEF" w:rsidRDefault="00777DEF" w:rsidP="00332C22">
            <w:pPr>
              <w:pStyle w:val="a4"/>
              <w:jc w:val="center"/>
            </w:pPr>
            <w:r>
              <w:t>0x142</w:t>
            </w:r>
          </w:p>
        </w:tc>
        <w:tc>
          <w:tcPr>
            <w:tcW w:w="864" w:type="dxa"/>
          </w:tcPr>
          <w:p w14:paraId="4936802B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4ADFD546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0805CE9A" w14:textId="6B7F4B55" w:rsidR="00777DEF" w:rsidRDefault="00777DEF" w:rsidP="00332C22">
            <w:pPr>
              <w:pStyle w:val="a4"/>
            </w:pPr>
            <w:r>
              <w:t>OFPU_7_IN_REQ_CNT</w:t>
            </w:r>
          </w:p>
        </w:tc>
        <w:tc>
          <w:tcPr>
            <w:tcW w:w="656" w:type="dxa"/>
          </w:tcPr>
          <w:p w14:paraId="61D39A33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0DCF6F78" w14:textId="1EB66CCE" w:rsidR="00777DEF" w:rsidRPr="0EB49847" w:rsidRDefault="00777DEF" w:rsidP="00332C22">
            <w:pPr>
              <w:pStyle w:val="a4"/>
            </w:pPr>
            <w:r w:rsidRPr="0EB49847">
              <w:t xml:space="preserve">Number of data </w:t>
            </w:r>
            <w:r>
              <w:t>requests</w:t>
            </w:r>
            <w:r w:rsidRPr="0EB49847">
              <w:t xml:space="preserve"> which came to </w:t>
            </w:r>
            <w:r>
              <w:t>OF</w:t>
            </w:r>
            <w:r w:rsidRPr="0EB49847">
              <w:t xml:space="preserve">PU </w:t>
            </w:r>
            <w:r>
              <w:t>7</w:t>
            </w:r>
          </w:p>
        </w:tc>
        <w:tc>
          <w:tcPr>
            <w:tcW w:w="742" w:type="dxa"/>
          </w:tcPr>
          <w:p w14:paraId="69F4195F" w14:textId="77777777" w:rsidR="00777DEF" w:rsidRDefault="00777DEF" w:rsidP="00332C22">
            <w:pPr>
              <w:pStyle w:val="a4"/>
            </w:pPr>
          </w:p>
        </w:tc>
      </w:tr>
      <w:tr w:rsidR="00777DEF" w:rsidRPr="0037319D" w14:paraId="01C96F79" w14:textId="77777777" w:rsidTr="00332C22">
        <w:tc>
          <w:tcPr>
            <w:tcW w:w="950" w:type="dxa"/>
          </w:tcPr>
          <w:p w14:paraId="08EA1B02" w14:textId="74C2C206" w:rsidR="00777DEF" w:rsidRDefault="00777DEF" w:rsidP="00332C22">
            <w:pPr>
              <w:pStyle w:val="a4"/>
              <w:jc w:val="center"/>
            </w:pPr>
            <w:r>
              <w:t>0x143</w:t>
            </w:r>
          </w:p>
        </w:tc>
        <w:tc>
          <w:tcPr>
            <w:tcW w:w="864" w:type="dxa"/>
          </w:tcPr>
          <w:p w14:paraId="181AC504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5604E126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143E5F93" w14:textId="1A83B211" w:rsidR="00777DEF" w:rsidRDefault="00777DEF" w:rsidP="00332C22">
            <w:pPr>
              <w:pStyle w:val="a4"/>
            </w:pPr>
            <w:r>
              <w:t>OFPU_7_OUT_AXIS_CNT</w:t>
            </w:r>
          </w:p>
        </w:tc>
        <w:tc>
          <w:tcPr>
            <w:tcW w:w="656" w:type="dxa"/>
          </w:tcPr>
          <w:p w14:paraId="37E54C0A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2A2F9F7" w14:textId="55440E8C" w:rsidR="00777DEF" w:rsidRPr="0EB49847" w:rsidRDefault="00777DEF" w:rsidP="00332C22">
            <w:pPr>
              <w:pStyle w:val="a4"/>
            </w:pPr>
            <w:r w:rsidRPr="0EB49847">
              <w:t>Number of d</w:t>
            </w:r>
            <w:r>
              <w:t>ata AXIS</w:t>
            </w:r>
            <w:r w:rsidRPr="0EB49847">
              <w:t xml:space="preserve"> </w:t>
            </w:r>
            <w:r>
              <w:t>transactions to ORAN framer from</w:t>
            </w:r>
            <w:r w:rsidRPr="0EB49847">
              <w:t xml:space="preserve"> </w:t>
            </w:r>
            <w:r>
              <w:t>OF</w:t>
            </w:r>
            <w:r w:rsidRPr="0EB49847">
              <w:t xml:space="preserve">PU </w:t>
            </w:r>
            <w:r>
              <w:t>7</w:t>
            </w:r>
          </w:p>
        </w:tc>
        <w:tc>
          <w:tcPr>
            <w:tcW w:w="742" w:type="dxa"/>
          </w:tcPr>
          <w:p w14:paraId="715C6CDE" w14:textId="77777777" w:rsidR="00777DEF" w:rsidRDefault="00777DEF" w:rsidP="00332C22">
            <w:pPr>
              <w:pStyle w:val="a4"/>
            </w:pPr>
          </w:p>
        </w:tc>
      </w:tr>
      <w:tr w:rsidR="00777DEF" w:rsidRPr="0037319D" w14:paraId="4DC865A1" w14:textId="77777777" w:rsidTr="00332C22">
        <w:tc>
          <w:tcPr>
            <w:tcW w:w="950" w:type="dxa"/>
          </w:tcPr>
          <w:p w14:paraId="27C61AF3" w14:textId="30EC7E52" w:rsidR="00777DEF" w:rsidRDefault="00777DEF" w:rsidP="00332C22">
            <w:pPr>
              <w:pStyle w:val="a4"/>
              <w:jc w:val="center"/>
            </w:pPr>
            <w:r>
              <w:t>0x144</w:t>
            </w:r>
          </w:p>
        </w:tc>
        <w:tc>
          <w:tcPr>
            <w:tcW w:w="864" w:type="dxa"/>
          </w:tcPr>
          <w:p w14:paraId="76049346" w14:textId="77777777" w:rsidR="00777DEF" w:rsidRPr="0EB49847" w:rsidRDefault="00777DEF" w:rsidP="00332C22">
            <w:pPr>
              <w:pStyle w:val="a4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2892E1B6" w14:textId="77777777" w:rsidR="00777DEF" w:rsidRPr="0EB49847" w:rsidRDefault="00777DEF" w:rsidP="00332C22">
            <w:pPr>
              <w:pStyle w:val="a4"/>
              <w:jc w:val="center"/>
            </w:pPr>
            <w:r>
              <w:t>RO</w:t>
            </w:r>
          </w:p>
        </w:tc>
        <w:tc>
          <w:tcPr>
            <w:tcW w:w="3737" w:type="dxa"/>
          </w:tcPr>
          <w:p w14:paraId="25E9D192" w14:textId="0FABFCE2" w:rsidR="00777DEF" w:rsidRDefault="00777DEF" w:rsidP="00332C22">
            <w:pPr>
              <w:pStyle w:val="a4"/>
            </w:pPr>
            <w:r>
              <w:t>OFPU_7_IN_WRITE_EXC</w:t>
            </w:r>
          </w:p>
        </w:tc>
        <w:tc>
          <w:tcPr>
            <w:tcW w:w="656" w:type="dxa"/>
          </w:tcPr>
          <w:p w14:paraId="16198856" w14:textId="77777777" w:rsidR="00777DEF" w:rsidRPr="0EB49847" w:rsidRDefault="00777DEF" w:rsidP="00332C22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C900ADB" w14:textId="1E8F0820" w:rsidR="00777DEF" w:rsidRPr="0EB49847" w:rsidRDefault="00777DEF" w:rsidP="00332C22">
            <w:pPr>
              <w:pStyle w:val="a4"/>
            </w:pPr>
            <w:r>
              <w:t>Number of OFDM symbols with no input to OFPU 7 from MACx256</w:t>
            </w:r>
          </w:p>
        </w:tc>
        <w:tc>
          <w:tcPr>
            <w:tcW w:w="742" w:type="dxa"/>
          </w:tcPr>
          <w:p w14:paraId="6CFD5590" w14:textId="77777777" w:rsidR="00777DEF" w:rsidRDefault="00777DEF" w:rsidP="00332C22">
            <w:pPr>
              <w:pStyle w:val="a4"/>
            </w:pPr>
          </w:p>
        </w:tc>
      </w:tr>
      <w:tr w:rsidR="00C6212E" w:rsidRPr="0037319D" w14:paraId="28DC4A8C" w14:textId="77777777" w:rsidTr="00332C22">
        <w:tc>
          <w:tcPr>
            <w:tcW w:w="950" w:type="dxa"/>
          </w:tcPr>
          <w:p w14:paraId="0D8005B3" w14:textId="77777777" w:rsidR="00C6212E" w:rsidRDefault="00C6212E" w:rsidP="00332C22">
            <w:pPr>
              <w:pStyle w:val="a4"/>
              <w:jc w:val="center"/>
            </w:pPr>
          </w:p>
        </w:tc>
        <w:tc>
          <w:tcPr>
            <w:tcW w:w="864" w:type="dxa"/>
          </w:tcPr>
          <w:p w14:paraId="03675257" w14:textId="77777777" w:rsidR="00C6212E" w:rsidRDefault="00C6212E" w:rsidP="00332C22">
            <w:pPr>
              <w:pStyle w:val="a4"/>
              <w:jc w:val="center"/>
            </w:pPr>
          </w:p>
        </w:tc>
        <w:tc>
          <w:tcPr>
            <w:tcW w:w="693" w:type="dxa"/>
          </w:tcPr>
          <w:p w14:paraId="2DCE78D4" w14:textId="77777777" w:rsidR="00C6212E" w:rsidRDefault="00C6212E" w:rsidP="00332C22">
            <w:pPr>
              <w:pStyle w:val="a4"/>
              <w:jc w:val="center"/>
            </w:pPr>
          </w:p>
        </w:tc>
        <w:tc>
          <w:tcPr>
            <w:tcW w:w="3737" w:type="dxa"/>
          </w:tcPr>
          <w:p w14:paraId="64FE22E7" w14:textId="77777777" w:rsidR="00C6212E" w:rsidRDefault="00C6212E" w:rsidP="00332C22">
            <w:pPr>
              <w:pStyle w:val="a4"/>
            </w:pPr>
          </w:p>
        </w:tc>
        <w:tc>
          <w:tcPr>
            <w:tcW w:w="656" w:type="dxa"/>
          </w:tcPr>
          <w:p w14:paraId="048DEBB0" w14:textId="77777777" w:rsidR="00C6212E" w:rsidRDefault="00C6212E" w:rsidP="00332C22">
            <w:pPr>
              <w:pStyle w:val="a4"/>
              <w:jc w:val="center"/>
            </w:pPr>
          </w:p>
        </w:tc>
        <w:tc>
          <w:tcPr>
            <w:tcW w:w="2392" w:type="dxa"/>
          </w:tcPr>
          <w:p w14:paraId="53976467" w14:textId="77777777" w:rsidR="00C6212E" w:rsidRDefault="00C6212E" w:rsidP="00332C22">
            <w:pPr>
              <w:pStyle w:val="a4"/>
            </w:pPr>
          </w:p>
        </w:tc>
        <w:tc>
          <w:tcPr>
            <w:tcW w:w="742" w:type="dxa"/>
          </w:tcPr>
          <w:p w14:paraId="71F3965C" w14:textId="77777777" w:rsidR="00C6212E" w:rsidRDefault="00C6212E" w:rsidP="00332C22">
            <w:pPr>
              <w:pStyle w:val="a4"/>
            </w:pPr>
          </w:p>
        </w:tc>
      </w:tr>
      <w:tr w:rsidR="000548F5" w14:paraId="52E76D7D" w14:textId="77777777" w:rsidTr="008E7A4B">
        <w:trPr>
          <w:ins w:id="5" w:author="Andrey Shevchenko" w:date="2021-01-27T23:54:00Z"/>
          <w:del w:id="6" w:author="Dmitry Kalinin" w:date="2021-02-03T11:47:00Z"/>
        </w:trPr>
        <w:tc>
          <w:tcPr>
            <w:tcW w:w="950" w:type="dxa"/>
          </w:tcPr>
          <w:p w14:paraId="74FF3947" w14:textId="77777777" w:rsidR="000548F5" w:rsidRPr="00942B31" w:rsidRDefault="000548F5" w:rsidP="000548F5">
            <w:pPr>
              <w:pStyle w:val="a4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0x</w:t>
            </w:r>
            <w:r>
              <w:t>14</w:t>
            </w:r>
          </w:p>
        </w:tc>
        <w:tc>
          <w:tcPr>
            <w:tcW w:w="864" w:type="dxa"/>
          </w:tcPr>
          <w:p w14:paraId="7E454E5A" w14:textId="77777777" w:rsidR="000548F5" w:rsidRPr="00942B31" w:rsidRDefault="000548F5" w:rsidP="000548F5">
            <w:pPr>
              <w:pStyle w:val="a4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[31:0]</w:t>
            </w:r>
          </w:p>
        </w:tc>
        <w:tc>
          <w:tcPr>
            <w:tcW w:w="693" w:type="dxa"/>
          </w:tcPr>
          <w:p w14:paraId="43DBD2BF" w14:textId="77777777" w:rsidR="000548F5" w:rsidRPr="00942B31" w:rsidRDefault="000548F5" w:rsidP="000548F5">
            <w:pPr>
              <w:pStyle w:val="a4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RO</w:t>
            </w:r>
          </w:p>
        </w:tc>
        <w:tc>
          <w:tcPr>
            <w:tcW w:w="3737" w:type="dxa"/>
          </w:tcPr>
          <w:p w14:paraId="6330D38F" w14:textId="77777777" w:rsidR="000548F5" w:rsidRPr="00263A92" w:rsidRDefault="000548F5" w:rsidP="000548F5">
            <w:pPr>
              <w:pStyle w:val="a4"/>
            </w:pPr>
            <w:r w:rsidRPr="000C672A">
              <w:t>DL_PAR</w:t>
            </w:r>
            <w:r>
              <w:t>S</w:t>
            </w:r>
            <w:r w:rsidRPr="000C672A">
              <w:t>_CH_ID_ERR</w:t>
            </w:r>
          </w:p>
        </w:tc>
        <w:tc>
          <w:tcPr>
            <w:tcW w:w="656" w:type="dxa"/>
          </w:tcPr>
          <w:p w14:paraId="6330FD8C" w14:textId="77777777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697BD393" w14:textId="77777777" w:rsidR="000548F5" w:rsidRPr="000C672A" w:rsidRDefault="000548F5" w:rsidP="000548F5">
            <w:pPr>
              <w:pStyle w:val="a4"/>
            </w:pPr>
            <w:r w:rsidRPr="000C672A">
              <w:t>Error channel ID for DL stream parser</w:t>
            </w:r>
          </w:p>
        </w:tc>
        <w:tc>
          <w:tcPr>
            <w:tcW w:w="742" w:type="dxa"/>
          </w:tcPr>
          <w:p w14:paraId="4E70A7EF" w14:textId="77777777" w:rsidR="000548F5" w:rsidRPr="00942B31" w:rsidRDefault="000548F5" w:rsidP="000548F5">
            <w:pPr>
              <w:pStyle w:val="a4"/>
              <w:rPr>
                <w:lang w:val="ru-RU"/>
              </w:rPr>
            </w:pPr>
            <w:r w:rsidRPr="00942B31">
              <w:rPr>
                <w:lang w:val="ru-RU"/>
              </w:rPr>
              <w:t>0</w:t>
            </w:r>
          </w:p>
        </w:tc>
      </w:tr>
      <w:tr w:rsidR="000548F5" w14:paraId="709036C9" w14:textId="77777777" w:rsidTr="008E7A4B">
        <w:trPr>
          <w:ins w:id="7" w:author="Andrey Shevchenko" w:date="2021-01-27T23:54:00Z"/>
          <w:del w:id="8" w:author="Dmitry Kalinin" w:date="2021-02-03T11:47:00Z"/>
        </w:trPr>
        <w:tc>
          <w:tcPr>
            <w:tcW w:w="950" w:type="dxa"/>
          </w:tcPr>
          <w:p w14:paraId="1360434F" w14:textId="77777777" w:rsidR="000548F5" w:rsidRPr="00942B31" w:rsidRDefault="000548F5" w:rsidP="000548F5">
            <w:pPr>
              <w:pStyle w:val="a4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0x</w:t>
            </w:r>
            <w:r>
              <w:t>15</w:t>
            </w:r>
          </w:p>
        </w:tc>
        <w:tc>
          <w:tcPr>
            <w:tcW w:w="864" w:type="dxa"/>
          </w:tcPr>
          <w:p w14:paraId="6F02DA94" w14:textId="77777777" w:rsidR="000548F5" w:rsidRPr="00942B31" w:rsidRDefault="000548F5" w:rsidP="000548F5">
            <w:pPr>
              <w:pStyle w:val="a4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[31:0]</w:t>
            </w:r>
          </w:p>
        </w:tc>
        <w:tc>
          <w:tcPr>
            <w:tcW w:w="693" w:type="dxa"/>
          </w:tcPr>
          <w:p w14:paraId="5B885866" w14:textId="77777777" w:rsidR="000548F5" w:rsidRPr="00942B31" w:rsidRDefault="000548F5" w:rsidP="000548F5">
            <w:pPr>
              <w:pStyle w:val="a4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RO</w:t>
            </w:r>
          </w:p>
        </w:tc>
        <w:tc>
          <w:tcPr>
            <w:tcW w:w="3737" w:type="dxa"/>
          </w:tcPr>
          <w:p w14:paraId="18B42BFB" w14:textId="77777777" w:rsidR="000548F5" w:rsidRPr="000C672A" w:rsidRDefault="000548F5" w:rsidP="000548F5">
            <w:pPr>
              <w:pStyle w:val="a4"/>
            </w:pPr>
            <w:r w:rsidRPr="000C672A">
              <w:t>UL_PARS_CH_ID_ERR</w:t>
            </w:r>
          </w:p>
        </w:tc>
        <w:tc>
          <w:tcPr>
            <w:tcW w:w="656" w:type="dxa"/>
          </w:tcPr>
          <w:p w14:paraId="5307F760" w14:textId="77777777" w:rsidR="000548F5" w:rsidRDefault="000548F5" w:rsidP="000548F5">
            <w:pPr>
              <w:pStyle w:val="a4"/>
              <w:jc w:val="center"/>
            </w:pPr>
            <w:r>
              <w:t>32</w:t>
            </w:r>
          </w:p>
        </w:tc>
        <w:tc>
          <w:tcPr>
            <w:tcW w:w="2392" w:type="dxa"/>
          </w:tcPr>
          <w:p w14:paraId="73AA0ABE" w14:textId="77777777" w:rsidR="000548F5" w:rsidRPr="000C672A" w:rsidRDefault="000548F5" w:rsidP="000548F5">
            <w:pPr>
              <w:pStyle w:val="a4"/>
            </w:pPr>
            <w:r w:rsidRPr="000C672A">
              <w:t>Error channel ID for UL stream parser</w:t>
            </w:r>
          </w:p>
        </w:tc>
        <w:tc>
          <w:tcPr>
            <w:tcW w:w="742" w:type="dxa"/>
          </w:tcPr>
          <w:p w14:paraId="5D6B184D" w14:textId="77777777" w:rsidR="000548F5" w:rsidRPr="00942B31" w:rsidRDefault="000548F5" w:rsidP="000548F5">
            <w:pPr>
              <w:pStyle w:val="a4"/>
              <w:rPr>
                <w:lang w:val="ru-RU"/>
              </w:rPr>
            </w:pPr>
            <w:r w:rsidRPr="00942B31">
              <w:rPr>
                <w:lang w:val="ru-RU"/>
              </w:rPr>
              <w:t>0</w:t>
            </w:r>
          </w:p>
        </w:tc>
      </w:tr>
    </w:tbl>
    <w:p w14:paraId="2F3EAEDB" w14:textId="77777777" w:rsidR="006F0620" w:rsidRPr="00A311ED" w:rsidRDefault="006F0620">
      <w:pPr>
        <w:rPr>
          <w:lang w:val="en-US"/>
        </w:rPr>
      </w:pPr>
    </w:p>
    <w:sectPr w:rsidR="006F0620" w:rsidRPr="00A31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Shevchenko">
    <w15:presenceInfo w15:providerId="Windows Live" w15:userId="646b58eb97d4ca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FE"/>
    <w:rsid w:val="00010ACE"/>
    <w:rsid w:val="000165C5"/>
    <w:rsid w:val="00022612"/>
    <w:rsid w:val="00025AC5"/>
    <w:rsid w:val="00052546"/>
    <w:rsid w:val="000548F5"/>
    <w:rsid w:val="00057903"/>
    <w:rsid w:val="000645D6"/>
    <w:rsid w:val="00065DF8"/>
    <w:rsid w:val="00070327"/>
    <w:rsid w:val="00081B25"/>
    <w:rsid w:val="00091E2F"/>
    <w:rsid w:val="000A0D4C"/>
    <w:rsid w:val="000A340F"/>
    <w:rsid w:val="000C3E32"/>
    <w:rsid w:val="000F2F19"/>
    <w:rsid w:val="000F577F"/>
    <w:rsid w:val="0010791F"/>
    <w:rsid w:val="00111381"/>
    <w:rsid w:val="00115788"/>
    <w:rsid w:val="001302A6"/>
    <w:rsid w:val="00132E8E"/>
    <w:rsid w:val="0014EABF"/>
    <w:rsid w:val="001531D0"/>
    <w:rsid w:val="001610A5"/>
    <w:rsid w:val="0016228F"/>
    <w:rsid w:val="00185EE8"/>
    <w:rsid w:val="00187477"/>
    <w:rsid w:val="001916B1"/>
    <w:rsid w:val="001E403C"/>
    <w:rsid w:val="002028C5"/>
    <w:rsid w:val="002133D0"/>
    <w:rsid w:val="00225A71"/>
    <w:rsid w:val="002322B1"/>
    <w:rsid w:val="0023533A"/>
    <w:rsid w:val="002453D3"/>
    <w:rsid w:val="002507D7"/>
    <w:rsid w:val="00252471"/>
    <w:rsid w:val="00256A36"/>
    <w:rsid w:val="00281534"/>
    <w:rsid w:val="002A019C"/>
    <w:rsid w:val="002A0835"/>
    <w:rsid w:val="002C3D5A"/>
    <w:rsid w:val="002D7535"/>
    <w:rsid w:val="002E34D5"/>
    <w:rsid w:val="002F1C79"/>
    <w:rsid w:val="002F4771"/>
    <w:rsid w:val="002F47A4"/>
    <w:rsid w:val="002F639C"/>
    <w:rsid w:val="002F6670"/>
    <w:rsid w:val="003072B5"/>
    <w:rsid w:val="00310C28"/>
    <w:rsid w:val="00324510"/>
    <w:rsid w:val="00370687"/>
    <w:rsid w:val="0037256C"/>
    <w:rsid w:val="0037319D"/>
    <w:rsid w:val="003A45C8"/>
    <w:rsid w:val="003D4680"/>
    <w:rsid w:val="003E0C9E"/>
    <w:rsid w:val="003E4C8E"/>
    <w:rsid w:val="0040636B"/>
    <w:rsid w:val="004113CC"/>
    <w:rsid w:val="00426CB4"/>
    <w:rsid w:val="00435DBC"/>
    <w:rsid w:val="00441B10"/>
    <w:rsid w:val="00442DCF"/>
    <w:rsid w:val="00454937"/>
    <w:rsid w:val="00464903"/>
    <w:rsid w:val="00467B21"/>
    <w:rsid w:val="00476CF9"/>
    <w:rsid w:val="00480B72"/>
    <w:rsid w:val="00482F86"/>
    <w:rsid w:val="00482FD9"/>
    <w:rsid w:val="00484FA3"/>
    <w:rsid w:val="004A0CFF"/>
    <w:rsid w:val="004C66D8"/>
    <w:rsid w:val="004D0F50"/>
    <w:rsid w:val="004F42C3"/>
    <w:rsid w:val="00511554"/>
    <w:rsid w:val="0051337C"/>
    <w:rsid w:val="00521ABC"/>
    <w:rsid w:val="00532EE3"/>
    <w:rsid w:val="00556423"/>
    <w:rsid w:val="00556DF1"/>
    <w:rsid w:val="00573A9D"/>
    <w:rsid w:val="00574178"/>
    <w:rsid w:val="00585747"/>
    <w:rsid w:val="00590AD4"/>
    <w:rsid w:val="00593A77"/>
    <w:rsid w:val="00597E15"/>
    <w:rsid w:val="005B5FE6"/>
    <w:rsid w:val="005B601A"/>
    <w:rsid w:val="005C29C2"/>
    <w:rsid w:val="005D32F1"/>
    <w:rsid w:val="00605487"/>
    <w:rsid w:val="00613264"/>
    <w:rsid w:val="00622571"/>
    <w:rsid w:val="006306EF"/>
    <w:rsid w:val="00635419"/>
    <w:rsid w:val="006527D0"/>
    <w:rsid w:val="00670BDF"/>
    <w:rsid w:val="006803D7"/>
    <w:rsid w:val="00682A91"/>
    <w:rsid w:val="00686CCA"/>
    <w:rsid w:val="006A6E2D"/>
    <w:rsid w:val="006D4AAD"/>
    <w:rsid w:val="006D4FA9"/>
    <w:rsid w:val="006D5B96"/>
    <w:rsid w:val="006F0620"/>
    <w:rsid w:val="006F3FE7"/>
    <w:rsid w:val="006F4826"/>
    <w:rsid w:val="006F7944"/>
    <w:rsid w:val="00707F30"/>
    <w:rsid w:val="00710CE4"/>
    <w:rsid w:val="00720081"/>
    <w:rsid w:val="00731E92"/>
    <w:rsid w:val="00732EB1"/>
    <w:rsid w:val="007354DB"/>
    <w:rsid w:val="00751548"/>
    <w:rsid w:val="00753427"/>
    <w:rsid w:val="00753BFF"/>
    <w:rsid w:val="007576E7"/>
    <w:rsid w:val="00777395"/>
    <w:rsid w:val="00777DEF"/>
    <w:rsid w:val="00780581"/>
    <w:rsid w:val="00780AD9"/>
    <w:rsid w:val="0078275D"/>
    <w:rsid w:val="00791871"/>
    <w:rsid w:val="007E2DD4"/>
    <w:rsid w:val="007E5518"/>
    <w:rsid w:val="007E6409"/>
    <w:rsid w:val="007F402D"/>
    <w:rsid w:val="00801E97"/>
    <w:rsid w:val="00807CCC"/>
    <w:rsid w:val="00821ABB"/>
    <w:rsid w:val="0082369E"/>
    <w:rsid w:val="00827C2C"/>
    <w:rsid w:val="008569D4"/>
    <w:rsid w:val="008642A7"/>
    <w:rsid w:val="00894DEC"/>
    <w:rsid w:val="008B242E"/>
    <w:rsid w:val="008C1A8B"/>
    <w:rsid w:val="008C753F"/>
    <w:rsid w:val="008D1A74"/>
    <w:rsid w:val="008E61F2"/>
    <w:rsid w:val="008E7A4B"/>
    <w:rsid w:val="008F062A"/>
    <w:rsid w:val="00902A21"/>
    <w:rsid w:val="00910FC5"/>
    <w:rsid w:val="009125FB"/>
    <w:rsid w:val="00914C56"/>
    <w:rsid w:val="009161ED"/>
    <w:rsid w:val="009361F4"/>
    <w:rsid w:val="00937012"/>
    <w:rsid w:val="009547C6"/>
    <w:rsid w:val="00955600"/>
    <w:rsid w:val="00962289"/>
    <w:rsid w:val="00981282"/>
    <w:rsid w:val="00985F22"/>
    <w:rsid w:val="009916F5"/>
    <w:rsid w:val="009966B2"/>
    <w:rsid w:val="009A287E"/>
    <w:rsid w:val="009C13DC"/>
    <w:rsid w:val="009C1B2A"/>
    <w:rsid w:val="009D4500"/>
    <w:rsid w:val="009E675D"/>
    <w:rsid w:val="009F3743"/>
    <w:rsid w:val="009F54F0"/>
    <w:rsid w:val="00A01ADF"/>
    <w:rsid w:val="00A07057"/>
    <w:rsid w:val="00A311ED"/>
    <w:rsid w:val="00A37205"/>
    <w:rsid w:val="00A41E95"/>
    <w:rsid w:val="00A51A79"/>
    <w:rsid w:val="00A57FCC"/>
    <w:rsid w:val="00A622E0"/>
    <w:rsid w:val="00A631D0"/>
    <w:rsid w:val="00A80081"/>
    <w:rsid w:val="00A92BA4"/>
    <w:rsid w:val="00AA6F43"/>
    <w:rsid w:val="00AE0E8E"/>
    <w:rsid w:val="00AE738E"/>
    <w:rsid w:val="00AF6776"/>
    <w:rsid w:val="00B14CEA"/>
    <w:rsid w:val="00B32C90"/>
    <w:rsid w:val="00B52CA2"/>
    <w:rsid w:val="00B65599"/>
    <w:rsid w:val="00B715DE"/>
    <w:rsid w:val="00B716BB"/>
    <w:rsid w:val="00BC182A"/>
    <w:rsid w:val="00BC2763"/>
    <w:rsid w:val="00BC70EB"/>
    <w:rsid w:val="00BE3E66"/>
    <w:rsid w:val="00BE486F"/>
    <w:rsid w:val="00BF5EE5"/>
    <w:rsid w:val="00C6212E"/>
    <w:rsid w:val="00C6319E"/>
    <w:rsid w:val="00C6582D"/>
    <w:rsid w:val="00C65E9E"/>
    <w:rsid w:val="00C83997"/>
    <w:rsid w:val="00C861D5"/>
    <w:rsid w:val="00C9219F"/>
    <w:rsid w:val="00CC0CE8"/>
    <w:rsid w:val="00CC3873"/>
    <w:rsid w:val="00D04B8B"/>
    <w:rsid w:val="00D45424"/>
    <w:rsid w:val="00D67921"/>
    <w:rsid w:val="00D754D6"/>
    <w:rsid w:val="00D91EC7"/>
    <w:rsid w:val="00DA1300"/>
    <w:rsid w:val="00DA6370"/>
    <w:rsid w:val="00DE3FCE"/>
    <w:rsid w:val="00DE42E8"/>
    <w:rsid w:val="00DF323C"/>
    <w:rsid w:val="00DF5287"/>
    <w:rsid w:val="00E33B16"/>
    <w:rsid w:val="00E41C50"/>
    <w:rsid w:val="00E472BD"/>
    <w:rsid w:val="00E53B9B"/>
    <w:rsid w:val="00E60DB4"/>
    <w:rsid w:val="00E779ED"/>
    <w:rsid w:val="00E8626C"/>
    <w:rsid w:val="00E93C64"/>
    <w:rsid w:val="00EB4BD1"/>
    <w:rsid w:val="00EB623B"/>
    <w:rsid w:val="00EB6539"/>
    <w:rsid w:val="00EC4095"/>
    <w:rsid w:val="00ED0FFE"/>
    <w:rsid w:val="00EE524F"/>
    <w:rsid w:val="00EF279E"/>
    <w:rsid w:val="00EF5E4C"/>
    <w:rsid w:val="00EF6411"/>
    <w:rsid w:val="00F20940"/>
    <w:rsid w:val="00F34714"/>
    <w:rsid w:val="00F353BB"/>
    <w:rsid w:val="00F374CD"/>
    <w:rsid w:val="00F450A0"/>
    <w:rsid w:val="00F502E6"/>
    <w:rsid w:val="00F53995"/>
    <w:rsid w:val="00F5703B"/>
    <w:rsid w:val="00F620C4"/>
    <w:rsid w:val="00F624D2"/>
    <w:rsid w:val="00F626D4"/>
    <w:rsid w:val="00FA46A6"/>
    <w:rsid w:val="00FA4B06"/>
    <w:rsid w:val="00FC175F"/>
    <w:rsid w:val="00FD5102"/>
    <w:rsid w:val="00FE2494"/>
    <w:rsid w:val="00FE26D1"/>
    <w:rsid w:val="00FE464C"/>
    <w:rsid w:val="00FE746C"/>
    <w:rsid w:val="03A01212"/>
    <w:rsid w:val="06BE8A77"/>
    <w:rsid w:val="0C9B5A1A"/>
    <w:rsid w:val="0D2DCBFB"/>
    <w:rsid w:val="0EB49847"/>
    <w:rsid w:val="10DFE62C"/>
    <w:rsid w:val="1A143C89"/>
    <w:rsid w:val="2366B382"/>
    <w:rsid w:val="2A54FFF5"/>
    <w:rsid w:val="2B1A9676"/>
    <w:rsid w:val="30AF3D64"/>
    <w:rsid w:val="36A1111C"/>
    <w:rsid w:val="3D42A302"/>
    <w:rsid w:val="3D66EA08"/>
    <w:rsid w:val="3F106870"/>
    <w:rsid w:val="3F8EA3C0"/>
    <w:rsid w:val="44180210"/>
    <w:rsid w:val="46A574B7"/>
    <w:rsid w:val="4751944D"/>
    <w:rsid w:val="4E57A868"/>
    <w:rsid w:val="50B90F4A"/>
    <w:rsid w:val="5DC5BEC4"/>
    <w:rsid w:val="5EF6584F"/>
    <w:rsid w:val="65D0D0A9"/>
    <w:rsid w:val="6CEF60AC"/>
    <w:rsid w:val="7593E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5C70F"/>
  <w15:chartTrackingRefBased/>
  <w15:docId w15:val="{7AB5A8B2-D0FD-4845-ADA6-B5A92387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012"/>
    <w:pPr>
      <w:spacing w:after="120" w:line="240" w:lineRule="auto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nhideWhenUsed/>
    <w:rsid w:val="00ED0FFE"/>
    <w:rPr>
      <w:rFonts w:eastAsia="Times New Roman" w:cs="Times New Roman"/>
      <w:bCs/>
      <w:szCs w:val="24"/>
      <w:lang w:val="en-US"/>
    </w:rPr>
  </w:style>
  <w:style w:type="character" w:customStyle="1" w:styleId="a5">
    <w:name w:val="Основной текст Знак"/>
    <w:basedOn w:val="a0"/>
    <w:link w:val="a4"/>
    <w:rsid w:val="00ED0FFE"/>
    <w:rPr>
      <w:rFonts w:ascii="Times New Roman" w:eastAsia="Times New Roman" w:hAnsi="Times New Roman" w:cs="Times New Roman"/>
      <w:bCs/>
      <w:szCs w:val="24"/>
      <w:lang w:val="en-US"/>
    </w:rPr>
  </w:style>
  <w:style w:type="paragraph" w:styleId="a6">
    <w:name w:val="Title"/>
    <w:basedOn w:val="a"/>
    <w:next w:val="a"/>
    <w:link w:val="a7"/>
    <w:uiPriority w:val="10"/>
    <w:qFormat/>
    <w:rsid w:val="0046490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6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3042AECF8E0C4A97B94560B47BF044" ma:contentTypeVersion="6" ma:contentTypeDescription="Create a new document." ma:contentTypeScope="" ma:versionID="66ff133dcca5cb703d1b85e33fd5468e">
  <xsd:schema xmlns:xsd="http://www.w3.org/2001/XMLSchema" xmlns:xs="http://www.w3.org/2001/XMLSchema" xmlns:p="http://schemas.microsoft.com/office/2006/metadata/properties" xmlns:ns2="0576311f-0395-4cf8-bc4e-f46122b7a7b7" xmlns:ns3="c06088ba-6349-45ff-9cb8-5c6eeb3df9dc" targetNamespace="http://schemas.microsoft.com/office/2006/metadata/properties" ma:root="true" ma:fieldsID="40ced19d71466fe00179595e8c0fe313" ns2:_="" ns3:_="">
    <xsd:import namespace="0576311f-0395-4cf8-bc4e-f46122b7a7b7"/>
    <xsd:import namespace="c06088ba-6349-45ff-9cb8-5c6eeb3df9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6311f-0395-4cf8-bc4e-f46122b7a7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088ba-6349-45ff-9cb8-5c6eeb3df9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EDC60-9DA9-4960-875C-9B8A637E28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B2E84F-2227-469A-AB3A-B7F4DE6EA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6311f-0395-4cf8-bc4e-f46122b7a7b7"/>
    <ds:schemaRef ds:uri="c06088ba-6349-45ff-9cb8-5c6eeb3df9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159371-E100-4406-A45F-68EBFD37E5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E3A23-CE5C-4653-B4E6-0EBD7EC50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12</Pages>
  <Words>2420</Words>
  <Characters>13799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Shevchenko</dc:creator>
  <cp:keywords/>
  <dc:description/>
  <cp:lastModifiedBy>Maxim Makhlyshev</cp:lastModifiedBy>
  <cp:revision>234</cp:revision>
  <dcterms:created xsi:type="dcterms:W3CDTF">2021-03-18T04:34:00Z</dcterms:created>
  <dcterms:modified xsi:type="dcterms:W3CDTF">2021-10-06T04:22:00Z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0x010100EC3042AECF8E0C4A97B94560B47BF044</vt:lpwstr>
  </property>
</Properties>
</file>